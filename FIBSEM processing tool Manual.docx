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F27C96" w14:textId="66E63041" w:rsidR="004C2749" w:rsidRPr="00BA5800" w:rsidRDefault="004C2749" w:rsidP="00AD26A6"/>
    <w:p w14:paraId="2E8BB2FB" w14:textId="323D6A08" w:rsidR="00B13EDD" w:rsidRPr="0099109B" w:rsidRDefault="0099109B" w:rsidP="0099109B">
      <w:pPr>
        <w:pStyle w:val="Heading1"/>
        <w:jc w:val="center"/>
        <w:rPr>
          <w:color w:val="000000" w:themeColor="text1"/>
          <w:sz w:val="48"/>
          <w:szCs w:val="48"/>
        </w:rPr>
      </w:pPr>
      <w:bookmarkStart w:id="0" w:name="_Toc168911849"/>
      <w:r>
        <w:rPr>
          <w:color w:val="000000" w:themeColor="text1"/>
          <w:sz w:val="48"/>
          <w:szCs w:val="48"/>
        </w:rPr>
        <w:t>ARTEFACT REMOVAL</w:t>
      </w:r>
      <w:r w:rsidR="005B750F">
        <w:rPr>
          <w:color w:val="000000" w:themeColor="text1"/>
          <w:sz w:val="48"/>
          <w:szCs w:val="48"/>
        </w:rPr>
        <w:t>,</w:t>
      </w:r>
      <w:r>
        <w:rPr>
          <w:color w:val="000000" w:themeColor="text1"/>
          <w:sz w:val="48"/>
          <w:szCs w:val="48"/>
        </w:rPr>
        <w:t xml:space="preserve"> </w:t>
      </w:r>
      <w:r w:rsidR="00E578BF">
        <w:rPr>
          <w:color w:val="000000" w:themeColor="text1"/>
          <w:sz w:val="48"/>
          <w:szCs w:val="48"/>
        </w:rPr>
        <w:t>N</w:t>
      </w:r>
      <w:r w:rsidR="005B750F">
        <w:rPr>
          <w:color w:val="000000" w:themeColor="text1"/>
          <w:sz w:val="48"/>
          <w:szCs w:val="48"/>
        </w:rPr>
        <w:t xml:space="preserve">OISE </w:t>
      </w:r>
      <w:r w:rsidR="00E578BF">
        <w:rPr>
          <w:color w:val="000000" w:themeColor="text1"/>
          <w:sz w:val="48"/>
          <w:szCs w:val="48"/>
        </w:rPr>
        <w:t>R</w:t>
      </w:r>
      <w:r w:rsidR="005B750F">
        <w:rPr>
          <w:color w:val="000000" w:themeColor="text1"/>
          <w:sz w:val="48"/>
          <w:szCs w:val="48"/>
        </w:rPr>
        <w:t>EDUCTION</w:t>
      </w:r>
      <w:r w:rsidR="00E578BF">
        <w:rPr>
          <w:color w:val="000000" w:themeColor="text1"/>
          <w:sz w:val="48"/>
          <w:szCs w:val="48"/>
        </w:rPr>
        <w:t>,</w:t>
      </w:r>
      <w:r w:rsidR="005B750F">
        <w:rPr>
          <w:color w:val="000000" w:themeColor="text1"/>
          <w:sz w:val="48"/>
          <w:szCs w:val="48"/>
        </w:rPr>
        <w:t xml:space="preserve"> AND</w:t>
      </w:r>
      <w:r w:rsidR="00E578BF">
        <w:rPr>
          <w:color w:val="000000" w:themeColor="text1"/>
          <w:sz w:val="48"/>
          <w:szCs w:val="48"/>
        </w:rPr>
        <w:t xml:space="preserve"> C</w:t>
      </w:r>
      <w:r w:rsidR="005B750F">
        <w:rPr>
          <w:color w:val="000000" w:themeColor="text1"/>
          <w:sz w:val="48"/>
          <w:szCs w:val="48"/>
        </w:rPr>
        <w:t xml:space="preserve">ONTRAST </w:t>
      </w:r>
      <w:r w:rsidR="00E578BF">
        <w:rPr>
          <w:color w:val="000000" w:themeColor="text1"/>
          <w:sz w:val="48"/>
          <w:szCs w:val="48"/>
        </w:rPr>
        <w:t>E</w:t>
      </w:r>
      <w:r w:rsidR="005B750F">
        <w:rPr>
          <w:color w:val="000000" w:themeColor="text1"/>
          <w:sz w:val="48"/>
          <w:szCs w:val="48"/>
        </w:rPr>
        <w:t>NHANC</w:t>
      </w:r>
      <w:r w:rsidR="0021360F">
        <w:rPr>
          <w:color w:val="000000" w:themeColor="text1"/>
          <w:sz w:val="48"/>
          <w:szCs w:val="48"/>
        </w:rPr>
        <w:t>E</w:t>
      </w:r>
      <w:r w:rsidR="005B750F">
        <w:rPr>
          <w:color w:val="000000" w:themeColor="text1"/>
          <w:sz w:val="48"/>
          <w:szCs w:val="48"/>
        </w:rPr>
        <w:t>MENT</w:t>
      </w:r>
      <w:r w:rsidR="00E2062E" w:rsidRPr="00A13304">
        <w:rPr>
          <w:color w:val="000000" w:themeColor="text1"/>
          <w:sz w:val="48"/>
          <w:szCs w:val="48"/>
        </w:rPr>
        <w:t xml:space="preserve"> </w:t>
      </w:r>
      <w:r w:rsidR="00CE296A" w:rsidRPr="00A13304">
        <w:rPr>
          <w:color w:val="000000" w:themeColor="text1"/>
          <w:sz w:val="48"/>
          <w:szCs w:val="48"/>
        </w:rPr>
        <w:t xml:space="preserve">OF </w:t>
      </w:r>
      <w:r>
        <w:rPr>
          <w:color w:val="000000" w:themeColor="text1"/>
          <w:sz w:val="48"/>
          <w:szCs w:val="48"/>
        </w:rPr>
        <w:t xml:space="preserve">                    </w:t>
      </w:r>
      <w:r w:rsidR="00CE296A" w:rsidRPr="00A13304">
        <w:rPr>
          <w:color w:val="000000" w:themeColor="text1"/>
          <w:sz w:val="48"/>
          <w:szCs w:val="48"/>
        </w:rPr>
        <w:t xml:space="preserve">ELECTRON MICROSCOPY IMAGES </w:t>
      </w:r>
      <w:r>
        <w:rPr>
          <w:color w:val="000000" w:themeColor="text1"/>
          <w:sz w:val="48"/>
          <w:szCs w:val="48"/>
        </w:rPr>
        <w:t xml:space="preserve">                  </w:t>
      </w:r>
      <w:r w:rsidR="00CE296A" w:rsidRPr="00A13304">
        <w:rPr>
          <w:color w:val="000000" w:themeColor="text1"/>
          <w:sz w:val="48"/>
          <w:szCs w:val="48"/>
        </w:rPr>
        <w:t xml:space="preserve">WITH </w:t>
      </w:r>
      <w:bookmarkEnd w:id="0"/>
      <w:r w:rsidR="00E578BF">
        <w:rPr>
          <w:color w:val="000000" w:themeColor="text1"/>
          <w:sz w:val="48"/>
          <w:szCs w:val="48"/>
        </w:rPr>
        <w:t>NAPARI</w:t>
      </w:r>
    </w:p>
    <w:p w14:paraId="3DCCE8D5" w14:textId="19A55047" w:rsidR="00B13EDD" w:rsidRPr="00A13304" w:rsidRDefault="00B13EDD" w:rsidP="00A13304">
      <w:pPr>
        <w:pStyle w:val="Heading2"/>
        <w:jc w:val="center"/>
        <w:rPr>
          <w:color w:val="000000" w:themeColor="text1"/>
        </w:rPr>
      </w:pPr>
      <w:bookmarkStart w:id="1" w:name="_Toc168911850"/>
      <w:r w:rsidRPr="00A13304">
        <w:rPr>
          <w:color w:val="000000" w:themeColor="text1"/>
        </w:rPr>
        <w:t>User Guide</w:t>
      </w:r>
      <w:bookmarkEnd w:id="1"/>
    </w:p>
    <w:p w14:paraId="7C78A12F" w14:textId="77777777" w:rsidR="00143DD8" w:rsidRPr="00BA5800" w:rsidRDefault="00143DD8" w:rsidP="00AD26A6"/>
    <w:p w14:paraId="52950920" w14:textId="77777777" w:rsidR="00143DD8" w:rsidRPr="00BA5800" w:rsidRDefault="00143DD8" w:rsidP="00AD26A6"/>
    <w:p w14:paraId="242D4EB9" w14:textId="3E685A31" w:rsidR="00143DD8" w:rsidRPr="00BA5800" w:rsidRDefault="00BA5800" w:rsidP="00AD26A6">
      <w:r>
        <w:t xml:space="preserve"> </w:t>
      </w:r>
    </w:p>
    <w:p w14:paraId="09C0AECE" w14:textId="77777777" w:rsidR="00143DD8" w:rsidRPr="00BA5800" w:rsidRDefault="00143DD8" w:rsidP="00AD26A6"/>
    <w:p w14:paraId="2AFE8641" w14:textId="7D2B610F" w:rsidR="00143DD8" w:rsidRDefault="00143DD8" w:rsidP="00AD26A6"/>
    <w:p w14:paraId="043784AC" w14:textId="60E976A6" w:rsidR="00BA5800" w:rsidRDefault="00BA5800" w:rsidP="00AD26A6"/>
    <w:p w14:paraId="7779B909" w14:textId="13BC7C58" w:rsidR="00BA5800" w:rsidRDefault="00BA5800" w:rsidP="00AD26A6"/>
    <w:p w14:paraId="40FAE900" w14:textId="74C98534" w:rsidR="00BA5800" w:rsidRDefault="00BA5800" w:rsidP="00AD26A6"/>
    <w:p w14:paraId="720824C8" w14:textId="3D780777" w:rsidR="00BA5800" w:rsidRDefault="00BA5800" w:rsidP="00AD26A6"/>
    <w:p w14:paraId="40C32EFB" w14:textId="1AEE295B" w:rsidR="00BA5800" w:rsidRDefault="00BA5800" w:rsidP="00AD26A6"/>
    <w:p w14:paraId="3DB53730" w14:textId="6C130FF1" w:rsidR="00BA5800" w:rsidRDefault="00BA5800" w:rsidP="00AD26A6"/>
    <w:p w14:paraId="028A8C68" w14:textId="77777777" w:rsidR="00475B20" w:rsidRDefault="00475B20" w:rsidP="00AD26A6"/>
    <w:p w14:paraId="652BB192" w14:textId="77777777" w:rsidR="00475B20" w:rsidRDefault="00475B20" w:rsidP="00AD26A6"/>
    <w:p w14:paraId="5ED60F3C" w14:textId="77777777" w:rsidR="00475B20" w:rsidRDefault="00475B20" w:rsidP="00AD26A6"/>
    <w:p w14:paraId="641CB31A" w14:textId="77777777" w:rsidR="00475B20" w:rsidRDefault="00475B20" w:rsidP="00AD26A6"/>
    <w:p w14:paraId="49BCF090" w14:textId="77777777" w:rsidR="00475B20" w:rsidRDefault="00475B20" w:rsidP="00AD26A6"/>
    <w:p w14:paraId="063A46CA" w14:textId="77777777" w:rsidR="00475B20" w:rsidRDefault="00475B20" w:rsidP="00AD26A6"/>
    <w:p w14:paraId="00BAB88F" w14:textId="77777777" w:rsidR="00475B20" w:rsidRDefault="00475B20" w:rsidP="00AD26A6"/>
    <w:p w14:paraId="3D0C4E90" w14:textId="77777777" w:rsidR="00475B20" w:rsidRDefault="00475B20" w:rsidP="00AD26A6"/>
    <w:p w14:paraId="4896B468" w14:textId="77777777" w:rsidR="00475B20" w:rsidRDefault="00475B20" w:rsidP="00AD26A6"/>
    <w:p w14:paraId="3D0FEB11" w14:textId="77777777" w:rsidR="00475B20" w:rsidRDefault="00475B20" w:rsidP="00AD26A6"/>
    <w:p w14:paraId="71D1E6DB" w14:textId="04A9DA05" w:rsidR="00A066D9" w:rsidRPr="009A4578" w:rsidRDefault="00BA5800" w:rsidP="009A4578">
      <w:pPr>
        <w:jc w:val="right"/>
        <w:rPr>
          <w:rFonts w:asciiTheme="majorHAnsi" w:hAnsiTheme="majorHAnsi" w:cstheme="minorBidi"/>
          <w:szCs w:val="22"/>
        </w:rPr>
      </w:pPr>
      <w:r>
        <w:t>Version 1</w:t>
      </w:r>
    </w:p>
    <w:p w14:paraId="6D64A380" w14:textId="3B8ED6C4" w:rsidR="0089084E" w:rsidRDefault="009F7522" w:rsidP="00A066D9">
      <w:pPr>
        <w:pStyle w:val="Heading1"/>
        <w:jc w:val="center"/>
      </w:pPr>
      <w:bookmarkStart w:id="2" w:name="_Toc168911851"/>
      <w:r>
        <w:lastRenderedPageBreak/>
        <w:t>Contents</w:t>
      </w:r>
      <w:bookmarkEnd w:id="2"/>
    </w:p>
    <w:p w14:paraId="65C237AC" w14:textId="13F25CCB" w:rsidR="00D85A5F" w:rsidRDefault="00D85A5F" w:rsidP="00AD26A6"/>
    <w:p w14:paraId="561745A2" w14:textId="77777777" w:rsidR="0027590C" w:rsidRDefault="0027590C" w:rsidP="00AD26A6"/>
    <w:p w14:paraId="3B88E5C0" w14:textId="77777777" w:rsidR="0027590C" w:rsidRDefault="0027590C" w:rsidP="00AD26A6"/>
    <w:p w14:paraId="4F4C9AD7" w14:textId="77777777" w:rsidR="0027590C" w:rsidRDefault="0027590C" w:rsidP="00AD26A6"/>
    <w:p w14:paraId="62FB606D" w14:textId="77777777" w:rsidR="0027590C" w:rsidRDefault="0027590C" w:rsidP="00AD26A6"/>
    <w:p w14:paraId="3C0ED263" w14:textId="77777777" w:rsidR="0027590C" w:rsidRDefault="0027590C" w:rsidP="00AD26A6"/>
    <w:p w14:paraId="56E6E540" w14:textId="77777777" w:rsidR="0027590C" w:rsidRDefault="0027590C" w:rsidP="00AD26A6"/>
    <w:p w14:paraId="530AAD07" w14:textId="77777777" w:rsidR="0027590C" w:rsidRDefault="0027590C" w:rsidP="00AD26A6"/>
    <w:p w14:paraId="2A01C645" w14:textId="77777777" w:rsidR="0027590C" w:rsidRDefault="0027590C" w:rsidP="00AD26A6"/>
    <w:p w14:paraId="68B0378E" w14:textId="77777777" w:rsidR="0027590C" w:rsidRDefault="0027590C" w:rsidP="00AD26A6"/>
    <w:p w14:paraId="5D4DBD06" w14:textId="77777777" w:rsidR="0027590C" w:rsidRDefault="0027590C" w:rsidP="00AD26A6"/>
    <w:p w14:paraId="260FD49B" w14:textId="77777777" w:rsidR="0027590C" w:rsidRDefault="0027590C" w:rsidP="00AD26A6"/>
    <w:p w14:paraId="0F3145D3" w14:textId="77777777" w:rsidR="0027590C" w:rsidRDefault="0027590C" w:rsidP="00AD26A6"/>
    <w:p w14:paraId="5A50541F" w14:textId="77777777" w:rsidR="0027590C" w:rsidRDefault="0027590C" w:rsidP="00AD26A6"/>
    <w:p w14:paraId="6C394FAB" w14:textId="77777777" w:rsidR="0027590C" w:rsidRDefault="0027590C" w:rsidP="00AD26A6"/>
    <w:p w14:paraId="690BD8BF" w14:textId="77777777" w:rsidR="0027590C" w:rsidRDefault="0027590C" w:rsidP="00AD26A6"/>
    <w:p w14:paraId="072812F6" w14:textId="77777777" w:rsidR="0027590C" w:rsidRDefault="0027590C" w:rsidP="00AD26A6"/>
    <w:p w14:paraId="7C2E8108" w14:textId="77777777" w:rsidR="0027590C" w:rsidRDefault="0027590C" w:rsidP="00AD26A6"/>
    <w:p w14:paraId="1C9AB5CE" w14:textId="77777777" w:rsidR="0027590C" w:rsidRDefault="0027590C" w:rsidP="00AD26A6"/>
    <w:p w14:paraId="34D44191" w14:textId="77777777" w:rsidR="003A271C" w:rsidRDefault="003A271C" w:rsidP="003A271C">
      <w:pPr>
        <w:pStyle w:val="Heading1"/>
        <w:jc w:val="center"/>
      </w:pPr>
      <w:r>
        <w:t>Abbreviations</w:t>
      </w:r>
    </w:p>
    <w:p w14:paraId="06D84933" w14:textId="77777777" w:rsidR="003A271C" w:rsidRDefault="003A271C" w:rsidP="003A271C">
      <w:r>
        <w:t>CLI – command-line interface</w:t>
      </w:r>
    </w:p>
    <w:p w14:paraId="64BF011E" w14:textId="77777777" w:rsidR="00A13304" w:rsidRDefault="003A271C" w:rsidP="003A271C">
      <w:r>
        <w:t>FIB/SEM – Focused ion beam / scanning electron microscope</w:t>
      </w:r>
    </w:p>
    <w:p w14:paraId="0E9AC913" w14:textId="77777777" w:rsidR="00A13304" w:rsidRDefault="00A13304" w:rsidP="00A13304">
      <w:r>
        <w:t>GUI – graphical user interface</w:t>
      </w:r>
    </w:p>
    <w:p w14:paraId="45E7A9FB" w14:textId="4C2AD4C8" w:rsidR="000F55EF" w:rsidRDefault="000F55EF" w:rsidP="00A13304">
      <w:r>
        <w:t>Cryo-EM</w:t>
      </w:r>
    </w:p>
    <w:p w14:paraId="6E042C0A" w14:textId="0FA93B7D" w:rsidR="000F55EF" w:rsidRDefault="000F55EF" w:rsidP="00A13304">
      <w:r>
        <w:t>SPA</w:t>
      </w:r>
    </w:p>
    <w:p w14:paraId="60D22558" w14:textId="6488C1E3" w:rsidR="000F55EF" w:rsidRDefault="000F55EF" w:rsidP="00A13304">
      <w:r>
        <w:t>Cryo-ET</w:t>
      </w:r>
    </w:p>
    <w:p w14:paraId="5A1715A5" w14:textId="6CC86BA3" w:rsidR="000F55EF" w:rsidRDefault="000F55EF" w:rsidP="00A13304">
      <w:proofErr w:type="spellStart"/>
      <w:r>
        <w:t>vEM</w:t>
      </w:r>
      <w:proofErr w:type="spellEnd"/>
    </w:p>
    <w:p w14:paraId="449CFCBE" w14:textId="46EF488C" w:rsidR="009F7522" w:rsidRDefault="009F7522" w:rsidP="003A271C">
      <w:r>
        <w:br w:type="page"/>
      </w:r>
    </w:p>
    <w:p w14:paraId="772E3A9C" w14:textId="634E0EDC" w:rsidR="004B71D4" w:rsidRDefault="007D62A1" w:rsidP="00A066D9">
      <w:pPr>
        <w:pStyle w:val="Heading1"/>
        <w:jc w:val="center"/>
      </w:pPr>
      <w:bookmarkStart w:id="3" w:name="_Toc168911852"/>
      <w:r>
        <w:lastRenderedPageBreak/>
        <w:t>Introduction</w:t>
      </w:r>
      <w:bookmarkEnd w:id="3"/>
    </w:p>
    <w:p w14:paraId="472B24D4" w14:textId="51BFEF97" w:rsidR="00A81C0B" w:rsidRPr="00A81C0B" w:rsidRDefault="004642B6" w:rsidP="00714A37">
      <w:pPr>
        <w:pStyle w:val="Heading2"/>
      </w:pPr>
      <w:bookmarkStart w:id="4" w:name="_Toc168911854"/>
      <w:r>
        <w:t>Cryo-</w:t>
      </w:r>
      <w:r w:rsidR="00A81C0B">
        <w:t xml:space="preserve">FIB/SEM </w:t>
      </w:r>
      <w:bookmarkEnd w:id="4"/>
    </w:p>
    <w:p w14:paraId="4FE6DF56" w14:textId="1DACDDD7" w:rsidR="00E13DEF" w:rsidRDefault="008E05A4" w:rsidP="006C673F">
      <w:r>
        <w:t>In the past decade,</w:t>
      </w:r>
      <w:r w:rsidR="006F7ADF">
        <w:t xml:space="preserve"> great</w:t>
      </w:r>
      <w:r>
        <w:t xml:space="preserve"> advancements </w:t>
      </w:r>
      <w:r w:rsidR="00E70738">
        <w:t xml:space="preserve">have occurred </w:t>
      </w:r>
      <w:r w:rsidR="00D9107B">
        <w:t xml:space="preserve">for </w:t>
      </w:r>
      <w:r w:rsidR="00E70738">
        <w:t>electron microscopy</w:t>
      </w:r>
      <w:r w:rsidR="00FB087D">
        <w:t xml:space="preserve"> (EM)</w:t>
      </w:r>
      <w:r w:rsidR="0080727D">
        <w:t xml:space="preserve">. </w:t>
      </w:r>
      <w:r w:rsidR="001A5F56">
        <w:t>The Nobel Prize in Chemistry</w:t>
      </w:r>
      <w:r w:rsidR="000B2B51">
        <w:t xml:space="preserve"> </w:t>
      </w:r>
      <w:r w:rsidR="001A7CD7">
        <w:t xml:space="preserve">2017 </w:t>
      </w:r>
      <w:r w:rsidR="001A5F56">
        <w:t xml:space="preserve">recognized </w:t>
      </w:r>
      <w:r w:rsidR="00A0288A">
        <w:t>a</w:t>
      </w:r>
      <w:r w:rsidR="00D87AD8">
        <w:t xml:space="preserve"> ground-breaking </w:t>
      </w:r>
      <w:r w:rsidR="00A0288A">
        <w:t xml:space="preserve">development </w:t>
      </w:r>
      <w:r w:rsidR="003915B0">
        <w:t xml:space="preserve">in cryogenic electron microscopy (cryo-EM), which </w:t>
      </w:r>
      <w:r w:rsidR="00A478E1">
        <w:t>improved</w:t>
      </w:r>
      <w:r w:rsidR="003915B0">
        <w:t xml:space="preserve"> </w:t>
      </w:r>
      <w:r w:rsidR="00A478E1">
        <w:t xml:space="preserve">the </w:t>
      </w:r>
      <w:r w:rsidR="00B92343">
        <w:t xml:space="preserve">high-resolution </w:t>
      </w:r>
      <w:r w:rsidR="000D385D">
        <w:t xml:space="preserve">imaging </w:t>
      </w:r>
      <w:r w:rsidR="003915B0">
        <w:t>of biomolecular structure</w:t>
      </w:r>
      <w:r w:rsidR="00A548B4">
        <w:t>s</w:t>
      </w:r>
      <w:r w:rsidR="00D9107B">
        <w:t>.</w:t>
      </w:r>
      <w:r w:rsidR="00CD08F5">
        <w:t xml:space="preserve"> </w:t>
      </w:r>
      <w:r w:rsidR="65CF4307">
        <w:t xml:space="preserve">For cryo-EM, </w:t>
      </w:r>
      <w:r w:rsidR="1DBB1805">
        <w:t>s</w:t>
      </w:r>
      <w:r w:rsidR="4E70E08A">
        <w:t>amples</w:t>
      </w:r>
      <w:r w:rsidR="00511D9F">
        <w:t xml:space="preserve"> are</w:t>
      </w:r>
      <w:r w:rsidR="000551F7">
        <w:t xml:space="preserve"> rapidly vitrified in water </w:t>
      </w:r>
      <w:r w:rsidR="4829DDFB">
        <w:t>to yield</w:t>
      </w:r>
      <w:r w:rsidR="62414B0E">
        <w:t xml:space="preserve"> </w:t>
      </w:r>
      <w:r w:rsidR="00021DA2">
        <w:t xml:space="preserve">crystal-free </w:t>
      </w:r>
      <w:r w:rsidR="17C97916">
        <w:t xml:space="preserve">ice in a </w:t>
      </w:r>
      <w:r w:rsidR="00B95B89">
        <w:t>glass-like state</w:t>
      </w:r>
      <w:r w:rsidR="006F40B2">
        <w:t xml:space="preserve"> </w:t>
      </w:r>
      <w:r w:rsidR="2C1A4F1F">
        <w:t xml:space="preserve">which allows to </w:t>
      </w:r>
      <w:r w:rsidR="5B48B063">
        <w:t>preserve</w:t>
      </w:r>
      <w:r w:rsidR="006F40B2">
        <w:t xml:space="preserve"> the biomacromolecules </w:t>
      </w:r>
      <w:r w:rsidR="00AA3B11">
        <w:t xml:space="preserve">as close to </w:t>
      </w:r>
      <w:r w:rsidR="347DA751">
        <w:t xml:space="preserve">their </w:t>
      </w:r>
      <w:r w:rsidR="008E5DCA">
        <w:t>native</w:t>
      </w:r>
      <w:r w:rsidR="00AA3B11">
        <w:t xml:space="preserve"> state as possible</w:t>
      </w:r>
      <w:r w:rsidR="008E5DCA">
        <w:t>.</w:t>
      </w:r>
      <w:r w:rsidR="0032291A">
        <w:t xml:space="preserve"> </w:t>
      </w:r>
      <w:r w:rsidR="00874E5A">
        <w:t>Then, transmission electron microscopy (</w:t>
      </w:r>
      <w:commentRangeStart w:id="5"/>
      <w:r w:rsidR="00874E5A">
        <w:t>TEM</w:t>
      </w:r>
      <w:commentRangeEnd w:id="5"/>
      <w:r>
        <w:rPr>
          <w:rStyle w:val="CommentReference"/>
        </w:rPr>
        <w:commentReference w:id="5"/>
      </w:r>
      <w:r w:rsidR="00874E5A">
        <w:t xml:space="preserve">) is employed to visualize these structures. </w:t>
      </w:r>
      <w:r w:rsidR="00D9107B">
        <w:t xml:space="preserve">The structural biology field </w:t>
      </w:r>
      <w:r w:rsidR="00EB123A">
        <w:t>continuous to benefit</w:t>
      </w:r>
      <w:r w:rsidR="00D9107B">
        <w:t xml:space="preserve"> from</w:t>
      </w:r>
      <w:r w:rsidR="004A268E">
        <w:t xml:space="preserve"> </w:t>
      </w:r>
      <w:r w:rsidR="00874E5A">
        <w:t xml:space="preserve">these </w:t>
      </w:r>
      <w:r w:rsidR="00401023">
        <w:t xml:space="preserve">techniques, </w:t>
      </w:r>
      <w:r w:rsidR="00A60456">
        <w:t>such as cryo-EM single particle analysis (SPA)</w:t>
      </w:r>
      <w:r w:rsidR="00A34821">
        <w:t xml:space="preserve"> and cryogenic electron tomography (cryo-ET)</w:t>
      </w:r>
      <w:r w:rsidR="002A6373">
        <w:t xml:space="preserve">, </w:t>
      </w:r>
      <w:r w:rsidR="00276993">
        <w:t xml:space="preserve">the former </w:t>
      </w:r>
      <w:r w:rsidR="00A338A3">
        <w:t xml:space="preserve">studying </w:t>
      </w:r>
      <w:r w:rsidR="0050270B">
        <w:t xml:space="preserve">purified macromolecules in solution </w:t>
      </w:r>
      <w:r w:rsidR="002A6373">
        <w:t>and</w:t>
      </w:r>
      <w:r w:rsidR="0050270B">
        <w:t xml:space="preserve"> the latter investigat</w:t>
      </w:r>
      <w:r w:rsidR="002A6373">
        <w:t>ing</w:t>
      </w:r>
      <w:r w:rsidR="0050270B">
        <w:t xml:space="preserve"> molecules within the context of cell or tissue sections</w:t>
      </w:r>
      <w:r w:rsidR="00833930">
        <w:t xml:space="preserve"> (</w:t>
      </w:r>
      <w:proofErr w:type="spellStart"/>
      <w:r w:rsidR="00833930">
        <w:t>Saibil</w:t>
      </w:r>
      <w:proofErr w:type="spellEnd"/>
      <w:r w:rsidR="00833930">
        <w:t xml:space="preserve"> 2022 Cryo-EM)</w:t>
      </w:r>
      <w:r w:rsidR="0050270B">
        <w:t xml:space="preserve">. </w:t>
      </w:r>
    </w:p>
    <w:p w14:paraId="50A2BC71" w14:textId="103C98AF" w:rsidR="009A3D5C" w:rsidRDefault="00E13DEF" w:rsidP="006C673F">
      <w:r>
        <w:t>More r</w:t>
      </w:r>
      <w:r w:rsidR="00792366">
        <w:t>ecently</w:t>
      </w:r>
      <w:r w:rsidR="00851288">
        <w:t>,</w:t>
      </w:r>
      <w:r w:rsidR="00185D62">
        <w:t xml:space="preserve"> </w:t>
      </w:r>
      <w:r w:rsidR="005C3347">
        <w:t>another revolution in</w:t>
      </w:r>
      <w:r w:rsidR="00FB087D">
        <w:t xml:space="preserve"> the EM field is taking place</w:t>
      </w:r>
      <w:r w:rsidR="00E9173F">
        <w:t>, specifically in volumetric image acquisition.</w:t>
      </w:r>
      <w:r w:rsidR="00750FF3">
        <w:t xml:space="preserve"> </w:t>
      </w:r>
      <w:r w:rsidR="00374653">
        <w:t>Volume electron microscopy (</w:t>
      </w:r>
      <w:proofErr w:type="spellStart"/>
      <w:r w:rsidR="00374653">
        <w:t>vEM</w:t>
      </w:r>
      <w:proofErr w:type="spellEnd"/>
      <w:r w:rsidR="00374653">
        <w:t xml:space="preserve">) </w:t>
      </w:r>
      <w:r w:rsidR="5AF2C95C">
        <w:t>approaches</w:t>
      </w:r>
      <w:r w:rsidR="55EE4D2F">
        <w:t xml:space="preserve"> </w:t>
      </w:r>
      <w:r w:rsidR="006F6820">
        <w:t xml:space="preserve">are based on </w:t>
      </w:r>
      <w:r w:rsidR="00D5312F">
        <w:t>microscopy techniques such as</w:t>
      </w:r>
      <w:r w:rsidR="00374653">
        <w:t xml:space="preserve"> TEM and scanning electron microscopy (SEM).</w:t>
      </w:r>
      <w:r w:rsidR="00E9173F">
        <w:t xml:space="preserve"> </w:t>
      </w:r>
      <w:r w:rsidR="003C0B9A">
        <w:t>Classically</w:t>
      </w:r>
      <w:r w:rsidR="5EDB3846">
        <w:t xml:space="preserve">, </w:t>
      </w:r>
      <w:r w:rsidR="3E056DEF">
        <w:t>t</w:t>
      </w:r>
      <w:r w:rsidR="7A3F097E">
        <w:t>hese</w:t>
      </w:r>
      <w:r w:rsidR="00EE44E5">
        <w:t xml:space="preserve"> microscopy methods are</w:t>
      </w:r>
      <w:r w:rsidR="00E9173F">
        <w:t xml:space="preserve"> </w:t>
      </w:r>
      <w:r w:rsidR="00EE44E5">
        <w:t>limited</w:t>
      </w:r>
      <w:r w:rsidR="00C60E89">
        <w:t xml:space="preserve"> to sample thicknesses of around </w:t>
      </w:r>
      <w:commentRangeStart w:id="6"/>
      <w:r w:rsidR="00C60E89">
        <w:t xml:space="preserve">200 </w:t>
      </w:r>
      <w:commentRangeEnd w:id="6"/>
      <w:r>
        <w:rPr>
          <w:rStyle w:val="CommentReference"/>
        </w:rPr>
        <w:commentReference w:id="6"/>
      </w:r>
      <w:r w:rsidR="00C60E89">
        <w:t xml:space="preserve">nm (Collinson 2023). </w:t>
      </w:r>
      <w:r w:rsidR="009607F3">
        <w:t xml:space="preserve">However, </w:t>
      </w:r>
      <w:proofErr w:type="spellStart"/>
      <w:r w:rsidR="009607F3">
        <w:t>vEM</w:t>
      </w:r>
      <w:proofErr w:type="spellEnd"/>
      <w:r w:rsidR="009607F3">
        <w:t xml:space="preserve"> addresses these challenges </w:t>
      </w:r>
      <w:r w:rsidR="00131CB6">
        <w:t>through various methods of serial sectioning</w:t>
      </w:r>
      <w:r w:rsidR="00C7476A">
        <w:t xml:space="preserve"> and/or imaging</w:t>
      </w:r>
      <w:r w:rsidR="00E12286">
        <w:t xml:space="preserve"> (Collinson 2023). </w:t>
      </w:r>
      <w:commentRangeStart w:id="7"/>
      <w:r w:rsidR="006F6820">
        <w:t xml:space="preserve">With the TEM, serial sections </w:t>
      </w:r>
      <w:r w:rsidR="00287CA9">
        <w:t xml:space="preserve">of a sample </w:t>
      </w:r>
      <w:r w:rsidR="00533C0E">
        <w:t xml:space="preserve">block </w:t>
      </w:r>
      <w:r w:rsidR="006F6820">
        <w:t xml:space="preserve">are </w:t>
      </w:r>
      <w:r w:rsidR="00D5312F">
        <w:t xml:space="preserve">laid </w:t>
      </w:r>
      <w:r w:rsidR="00036A33">
        <w:t>on grids or on tape</w:t>
      </w:r>
      <w:r w:rsidR="00B953B2">
        <w:t xml:space="preserve"> and then </w:t>
      </w:r>
      <w:r w:rsidR="00F0733D">
        <w:t xml:space="preserve">images are acquired simultaneously or section by section. Meanwhile </w:t>
      </w:r>
      <w:r w:rsidR="00234F35">
        <w:t>with the SEM,</w:t>
      </w:r>
      <w:r w:rsidR="00533C0E">
        <w:t xml:space="preserve"> </w:t>
      </w:r>
      <w:r w:rsidR="00E37786">
        <w:t xml:space="preserve">serial sections on a substrate </w:t>
      </w:r>
      <w:r w:rsidR="003B720D">
        <w:t>can be</w:t>
      </w:r>
      <w:r w:rsidR="00E37786">
        <w:t xml:space="preserve"> sequentially imaged similar to TEM methods</w:t>
      </w:r>
      <w:r w:rsidR="003B720D">
        <w:t xml:space="preserve">, but more advanced methods offer automation of </w:t>
      </w:r>
      <w:r w:rsidR="00884B4A">
        <w:t>the serial sectioning. A s</w:t>
      </w:r>
      <w:r w:rsidR="00533C0E">
        <w:t>ection of a</w:t>
      </w:r>
      <w:r w:rsidR="009C3469">
        <w:t xml:space="preserve"> sample block is </w:t>
      </w:r>
      <w:r w:rsidR="00533C0E">
        <w:t>removed</w:t>
      </w:r>
      <w:r w:rsidR="003832BA">
        <w:t>, and</w:t>
      </w:r>
      <w:r w:rsidR="006854FB">
        <w:t xml:space="preserve"> the </w:t>
      </w:r>
      <w:r w:rsidR="00533C0E">
        <w:t xml:space="preserve">newly exposed </w:t>
      </w:r>
      <w:r w:rsidR="0086144B">
        <w:t>surface</w:t>
      </w:r>
      <w:r w:rsidR="00533C0E">
        <w:t xml:space="preserve"> is imaged</w:t>
      </w:r>
      <w:r w:rsidR="00646451">
        <w:t xml:space="preserve"> in</w:t>
      </w:r>
      <w:r w:rsidR="006854FB">
        <w:t xml:space="preserve"> succession</w:t>
      </w:r>
      <w:r w:rsidR="00E12286">
        <w:t xml:space="preserve">. </w:t>
      </w:r>
      <w:r w:rsidR="00493ECB">
        <w:t>These methods breaks the depth limitations,</w:t>
      </w:r>
      <w:r w:rsidR="003D4506">
        <w:t xml:space="preserve"> revealing 3D </w:t>
      </w:r>
      <w:r w:rsidR="0014028F">
        <w:t>ultrastructure</w:t>
      </w:r>
      <w:r w:rsidR="003D4506">
        <w:t xml:space="preserve"> </w:t>
      </w:r>
      <w:r w:rsidR="0014028F">
        <w:t xml:space="preserve">of biological samples </w:t>
      </w:r>
      <w:r w:rsidR="003D4506">
        <w:t xml:space="preserve">of up to 1 micrometer in </w:t>
      </w:r>
      <w:r w:rsidR="0014028F">
        <w:t xml:space="preserve">continuous </w:t>
      </w:r>
      <w:r w:rsidR="003D4506">
        <w:t>depth.</w:t>
      </w:r>
      <w:r w:rsidR="001820B8">
        <w:t xml:space="preserve"> As such, </w:t>
      </w:r>
      <w:proofErr w:type="spellStart"/>
      <w:r w:rsidR="001820B8">
        <w:t>vEM</w:t>
      </w:r>
      <w:proofErr w:type="spellEnd"/>
      <w:r w:rsidR="001820B8">
        <w:t xml:space="preserve"> </w:t>
      </w:r>
      <w:r w:rsidR="00023A40">
        <w:t xml:space="preserve">was </w:t>
      </w:r>
      <w:r w:rsidR="00D8529A">
        <w:t>declared as one of the seven technologies to watch in 2023</w:t>
      </w:r>
      <w:r w:rsidR="00B145BC">
        <w:t xml:space="preserve"> and has been </w:t>
      </w:r>
      <w:r w:rsidR="002960B5">
        <w:t xml:space="preserve">utilized in several biological fields </w:t>
      </w:r>
      <w:commentRangeEnd w:id="7"/>
      <w:r>
        <w:rPr>
          <w:rStyle w:val="CommentReference"/>
        </w:rPr>
        <w:commentReference w:id="7"/>
      </w:r>
      <w:r w:rsidR="002960B5">
        <w:t xml:space="preserve">(Peddie 2023). </w:t>
      </w:r>
    </w:p>
    <w:p w14:paraId="5A1B352B" w14:textId="7FBA18AF" w:rsidR="00D965D2" w:rsidRDefault="00525581" w:rsidP="006C673F">
      <w:r>
        <w:t xml:space="preserve">The </w:t>
      </w:r>
      <w:r w:rsidR="00F00E87">
        <w:t xml:space="preserve">serial </w:t>
      </w:r>
      <w:r>
        <w:t>cr</w:t>
      </w:r>
      <w:r w:rsidR="00FF0CF9">
        <w:t>yogenic f</w:t>
      </w:r>
      <w:r w:rsidR="006B7AB1">
        <w:t xml:space="preserve">ocused </w:t>
      </w:r>
      <w:r w:rsidR="001605EE">
        <w:t>i</w:t>
      </w:r>
      <w:r w:rsidR="00FF0CF9">
        <w:t>o</w:t>
      </w:r>
      <w:r w:rsidR="006B7AB1">
        <w:t xml:space="preserve">n </w:t>
      </w:r>
      <w:r>
        <w:t>b</w:t>
      </w:r>
      <w:r w:rsidR="006B7AB1">
        <w:t xml:space="preserve">eam </w:t>
      </w:r>
      <w:r>
        <w:t>/ s</w:t>
      </w:r>
      <w:r w:rsidR="006B7AB1">
        <w:t xml:space="preserve">canning </w:t>
      </w:r>
      <w:r>
        <w:t>e</w:t>
      </w:r>
      <w:r w:rsidR="006B7AB1">
        <w:t xml:space="preserve">lectron </w:t>
      </w:r>
      <w:r>
        <w:t>m</w:t>
      </w:r>
      <w:r w:rsidR="006B7AB1">
        <w:t>icroscope (</w:t>
      </w:r>
      <w:r w:rsidR="00F00E87">
        <w:t>cryo-</w:t>
      </w:r>
      <w:r w:rsidR="006B7AB1">
        <w:t>FIB/SEM)</w:t>
      </w:r>
      <w:r w:rsidR="00841C28">
        <w:t xml:space="preserve"> is a technique that</w:t>
      </w:r>
      <w:r w:rsidR="006B7AB1">
        <w:t xml:space="preserve"> sits at the exciting </w:t>
      </w:r>
      <w:r w:rsidR="000168A4">
        <w:t xml:space="preserve">junction of cryo-EM and </w:t>
      </w:r>
      <w:proofErr w:type="spellStart"/>
      <w:r w:rsidR="000168A4">
        <w:t>vEM</w:t>
      </w:r>
      <w:proofErr w:type="spellEnd"/>
      <w:r w:rsidR="00394901">
        <w:t>.</w:t>
      </w:r>
      <w:r w:rsidR="003C55BE">
        <w:t xml:space="preserve"> The combination of</w:t>
      </w:r>
      <w:r w:rsidR="009C12DD">
        <w:t xml:space="preserve"> </w:t>
      </w:r>
      <w:r w:rsidR="003E6FB5">
        <w:t xml:space="preserve">sample </w:t>
      </w:r>
      <w:r w:rsidR="0033141C">
        <w:t xml:space="preserve">preservation </w:t>
      </w:r>
      <w:r w:rsidR="009C12DD">
        <w:t xml:space="preserve">at </w:t>
      </w:r>
      <w:r w:rsidR="00DC5B82">
        <w:t>near-native fully-hydrated states and</w:t>
      </w:r>
      <w:r w:rsidR="003C55BE">
        <w:t xml:space="preserve"> </w:t>
      </w:r>
      <w:r w:rsidR="0033141C">
        <w:t>serial acquisition</w:t>
      </w:r>
      <w:r w:rsidR="00FB1AEA">
        <w:t xml:space="preserve"> of </w:t>
      </w:r>
      <w:r w:rsidR="00F93DAA">
        <w:t>nanometer-thin</w:t>
      </w:r>
      <w:r w:rsidR="00DA164E">
        <w:t xml:space="preserve"> sections</w:t>
      </w:r>
      <w:r w:rsidR="00FB1AEA">
        <w:t xml:space="preserve"> </w:t>
      </w:r>
      <w:r w:rsidR="007B6952">
        <w:t xml:space="preserve">results </w:t>
      </w:r>
      <w:r w:rsidR="00907A5D">
        <w:t xml:space="preserve">in visualization </w:t>
      </w:r>
      <w:r w:rsidR="00525CC4">
        <w:t xml:space="preserve">of </w:t>
      </w:r>
      <w:commentRangeStart w:id="8"/>
      <w:r w:rsidR="00525CC4">
        <w:t xml:space="preserve">molecular structures </w:t>
      </w:r>
      <w:commentRangeEnd w:id="8"/>
      <w:r>
        <w:rPr>
          <w:rStyle w:val="CommentReference"/>
        </w:rPr>
        <w:commentReference w:id="8"/>
      </w:r>
      <w:r w:rsidR="00525CC4">
        <w:t>in</w:t>
      </w:r>
      <w:r w:rsidR="00AF4C36">
        <w:t xml:space="preserve"> </w:t>
      </w:r>
      <w:r w:rsidR="000E1258">
        <w:t>large volumes</w:t>
      </w:r>
      <w:r w:rsidR="00AF4C36">
        <w:t xml:space="preserve"> with high resolution</w:t>
      </w:r>
      <w:r w:rsidR="00C92548">
        <w:t>.</w:t>
      </w:r>
      <w:r w:rsidR="00D965D2">
        <w:t xml:space="preserve"> With this technique, research questions such as the mineral distribution in cellular organelles</w:t>
      </w:r>
      <w:r w:rsidR="0058647E">
        <w:t xml:space="preserve"> </w:t>
      </w:r>
      <w:r w:rsidR="00C63776">
        <w:t>(</w:t>
      </w:r>
      <w:proofErr w:type="spellStart"/>
      <w:r w:rsidR="00C63776">
        <w:t>Vidavsky</w:t>
      </w:r>
      <w:proofErr w:type="spellEnd"/>
      <w:r w:rsidR="00C63776">
        <w:t xml:space="preserve"> 2016)</w:t>
      </w:r>
      <w:r w:rsidR="00D965D2">
        <w:t xml:space="preserve"> and </w:t>
      </w:r>
      <w:r w:rsidR="0082407F">
        <w:t xml:space="preserve">subcellular </w:t>
      </w:r>
      <w:commentRangeStart w:id="9"/>
      <w:r w:rsidR="0082407F">
        <w:t>architectural</w:t>
      </w:r>
      <w:commentRangeEnd w:id="9"/>
      <w:r>
        <w:rPr>
          <w:rStyle w:val="CommentReference"/>
        </w:rPr>
        <w:commentReference w:id="9"/>
      </w:r>
      <w:r w:rsidR="0082407F">
        <w:t xml:space="preserve"> disruptions in mutated</w:t>
      </w:r>
      <w:r w:rsidR="00C63776">
        <w:t xml:space="preserve"> primary</w:t>
      </w:r>
      <w:r w:rsidR="0082407F">
        <w:t xml:space="preserve"> cells</w:t>
      </w:r>
      <w:r w:rsidR="00C63776">
        <w:t xml:space="preserve"> (Zhu 2021)</w:t>
      </w:r>
      <w:r w:rsidR="0082407F">
        <w:t xml:space="preserve"> </w:t>
      </w:r>
      <w:r w:rsidR="00852425">
        <w:t>can be explored in a structural context</w:t>
      </w:r>
      <w:r w:rsidR="003A4CF2">
        <w:t xml:space="preserve">. Moreover, </w:t>
      </w:r>
      <w:r w:rsidR="004267D7">
        <w:t xml:space="preserve">concurrent </w:t>
      </w:r>
      <w:r w:rsidR="0088638C">
        <w:t xml:space="preserve">detection of secondary and back-scattered electrons </w:t>
      </w:r>
      <w:r w:rsidR="004267D7">
        <w:t xml:space="preserve">reveal information on </w:t>
      </w:r>
      <w:r w:rsidR="00FE0BA8">
        <w:t>the surface topography and the atomic composition</w:t>
      </w:r>
      <w:r w:rsidR="002537D0">
        <w:t xml:space="preserve"> of the sample, respectively. </w:t>
      </w:r>
    </w:p>
    <w:p w14:paraId="38353C5D" w14:textId="5EA6FD32" w:rsidR="003F7497" w:rsidRDefault="001608C7" w:rsidP="004139DF">
      <w:del w:id="10" w:author="Schaart, Judith" w:date="2024-07-04T05:53:00Z">
        <w:r>
          <w:delText xml:space="preserve"> </w:delText>
        </w:r>
      </w:del>
      <w:r w:rsidR="00632619">
        <w:t>The</w:t>
      </w:r>
      <w:r w:rsidR="00946006">
        <w:t xml:space="preserve"> </w:t>
      </w:r>
      <w:r w:rsidR="00632619">
        <w:t>FIB/SEM is</w:t>
      </w:r>
      <w:r w:rsidR="00DE193E">
        <w:t xml:space="preserve"> the only microscopy technique that produces </w:t>
      </w:r>
      <w:r w:rsidR="1BD7AAB6">
        <w:t>iso</w:t>
      </w:r>
      <w:r w:rsidR="10A1D29A">
        <w:t>tropic</w:t>
      </w:r>
      <w:r w:rsidR="5AE2E89C">
        <w:t xml:space="preserve"> </w:t>
      </w:r>
      <w:r w:rsidR="00DE193E">
        <w:t xml:space="preserve">voxels </w:t>
      </w:r>
      <w:r w:rsidR="005A6752">
        <w:t xml:space="preserve">as small </w:t>
      </w:r>
      <w:r w:rsidR="005A6752" w:rsidRPr="00392FBC">
        <w:t xml:space="preserve">as </w:t>
      </w:r>
      <w:r w:rsidR="00754B60">
        <w:t>5x5x5 nm</w:t>
      </w:r>
      <w:r w:rsidR="00754B60">
        <w:rPr>
          <w:vertAlign w:val="superscript"/>
        </w:rPr>
        <w:t>3</w:t>
      </w:r>
      <w:r w:rsidR="00D61380">
        <w:rPr>
          <w:vertAlign w:val="superscript"/>
        </w:rPr>
        <w:t xml:space="preserve"> </w:t>
      </w:r>
      <w:r w:rsidR="00D61380">
        <w:t>(</w:t>
      </w:r>
      <w:proofErr w:type="spellStart"/>
      <w:r w:rsidR="00D61380">
        <w:t>Kizilyaprak</w:t>
      </w:r>
      <w:proofErr w:type="spellEnd"/>
      <w:r w:rsidR="00D61380">
        <w:t xml:space="preserve"> 2018)</w:t>
      </w:r>
      <w:r w:rsidR="008F7A74">
        <w:t xml:space="preserve">, giving </w:t>
      </w:r>
      <w:r w:rsidR="000C3AC7">
        <w:t>finer resolution</w:t>
      </w:r>
      <w:r w:rsidR="008F7A74">
        <w:t xml:space="preserve"> in the z-direction tha</w:t>
      </w:r>
      <w:r w:rsidR="00754B60">
        <w:t>n</w:t>
      </w:r>
      <w:r w:rsidR="008F7A74">
        <w:t xml:space="preserve"> with manual sectioning or automa</w:t>
      </w:r>
      <w:r w:rsidR="008D24AC">
        <w:t>ted sectioning with a diamond knife, i.e., serial block face / scanning electron microscopy (SBF/</w:t>
      </w:r>
      <w:commentRangeStart w:id="11"/>
      <w:r w:rsidR="008D24AC">
        <w:t>SEM</w:t>
      </w:r>
      <w:commentRangeEnd w:id="11"/>
      <w:r>
        <w:rPr>
          <w:rStyle w:val="CommentReference"/>
        </w:rPr>
        <w:commentReference w:id="11"/>
      </w:r>
      <w:r w:rsidR="008D24AC">
        <w:t>).</w:t>
      </w:r>
      <w:r w:rsidR="000C3AC7">
        <w:t xml:space="preserve"> </w:t>
      </w:r>
      <w:r w:rsidR="00FE7461">
        <w:t>However,</w:t>
      </w:r>
      <w:r w:rsidR="00305EFC">
        <w:t xml:space="preserve"> as larger volumes 50x50x50 </w:t>
      </w:r>
      <w:r w:rsidR="00305EFC" w:rsidRPr="00305EFC">
        <w:t>μ</w:t>
      </w:r>
      <w:r w:rsidR="00305EFC">
        <w:t>m</w:t>
      </w:r>
      <w:r w:rsidR="00305EFC">
        <w:rPr>
          <w:vertAlign w:val="superscript"/>
        </w:rPr>
        <w:t>3</w:t>
      </w:r>
      <w:r w:rsidR="00305EFC">
        <w:t xml:space="preserve"> would be extremely time consuming to image</w:t>
      </w:r>
      <w:r w:rsidR="00D61380">
        <w:t xml:space="preserve"> (</w:t>
      </w:r>
      <w:proofErr w:type="spellStart"/>
      <w:r w:rsidR="00D61380">
        <w:t>Kizilyaprak</w:t>
      </w:r>
      <w:proofErr w:type="spellEnd"/>
      <w:r w:rsidR="00D61380">
        <w:t xml:space="preserve"> 2018)</w:t>
      </w:r>
      <w:r w:rsidR="00305EFC">
        <w:t xml:space="preserve">, </w:t>
      </w:r>
      <w:r w:rsidR="004B6529">
        <w:t xml:space="preserve">this </w:t>
      </w:r>
      <w:commentRangeStart w:id="12"/>
      <w:r w:rsidR="004B6529">
        <w:t xml:space="preserve">technique </w:t>
      </w:r>
      <w:commentRangeEnd w:id="12"/>
      <w:r>
        <w:rPr>
          <w:rStyle w:val="CommentReference"/>
        </w:rPr>
        <w:commentReference w:id="12"/>
      </w:r>
      <w:r w:rsidR="00FE7461">
        <w:t xml:space="preserve">is more suited to smaller objects </w:t>
      </w:r>
      <w:r w:rsidR="004B6529">
        <w:t xml:space="preserve">such as cells, bacteria, parasites and such. </w:t>
      </w:r>
      <w:r w:rsidR="000C3AC7">
        <w:t>A</w:t>
      </w:r>
      <w:r w:rsidR="00336D56">
        <w:t xml:space="preserve"> </w:t>
      </w:r>
      <w:r w:rsidR="000C3AC7">
        <w:t xml:space="preserve">sample is imaged by sequentially </w:t>
      </w:r>
      <w:r w:rsidR="00CF3A36">
        <w:t>milling</w:t>
      </w:r>
      <w:r w:rsidR="000C3AC7">
        <w:t xml:space="preserve"> </w:t>
      </w:r>
      <w:r w:rsidR="00D77EB7">
        <w:t xml:space="preserve">a layer </w:t>
      </w:r>
      <w:r w:rsidR="00CF3A36">
        <w:t xml:space="preserve">off </w:t>
      </w:r>
      <w:r w:rsidR="00D77EB7">
        <w:t xml:space="preserve">of the </w:t>
      </w:r>
      <w:r w:rsidR="00CF3A36">
        <w:t>sample surface</w:t>
      </w:r>
      <w:r w:rsidR="00D77EB7">
        <w:t xml:space="preserve"> with the FIB and </w:t>
      </w:r>
      <w:r w:rsidR="00106FA5">
        <w:t xml:space="preserve">imaging the exposed surface by the SEM. </w:t>
      </w:r>
      <w:r w:rsidR="004139DF">
        <w:t>After which the individual images</w:t>
      </w:r>
      <w:r w:rsidR="00D50387">
        <w:t xml:space="preserve"> representing the planes of the sample</w:t>
      </w:r>
      <w:r w:rsidR="004139DF">
        <w:t xml:space="preserve"> can be reconstructed into the 3D volume.</w:t>
      </w:r>
      <w:r w:rsidR="00F44416">
        <w:t xml:space="preserve"> </w:t>
      </w:r>
      <w:r w:rsidR="004139DF">
        <w:t>Traditionally, samples</w:t>
      </w:r>
      <w:r w:rsidR="563AB66A">
        <w:t xml:space="preserve"> </w:t>
      </w:r>
      <w:r w:rsidR="13A46C2F">
        <w:t>for FIB/SEM</w:t>
      </w:r>
      <w:r w:rsidR="004139DF">
        <w:t xml:space="preserve"> are prepared with </w:t>
      </w:r>
      <w:r w:rsidR="004336D3">
        <w:t>classic</w:t>
      </w:r>
      <w:r w:rsidR="00BE43EB">
        <w:t xml:space="preserve"> </w:t>
      </w:r>
      <w:r w:rsidR="00366408">
        <w:t>preservation method</w:t>
      </w:r>
      <w:r w:rsidR="00F44416">
        <w:t>s</w:t>
      </w:r>
      <w:r w:rsidR="00452420">
        <w:t>, such as with chemical fixation with aldehydes</w:t>
      </w:r>
      <w:r w:rsidR="00BA2B7B">
        <w:t xml:space="preserve"> or with high-</w:t>
      </w:r>
      <w:commentRangeStart w:id="13"/>
      <w:r w:rsidR="00BA2B7B">
        <w:t>pressure</w:t>
      </w:r>
      <w:commentRangeEnd w:id="13"/>
      <w:r>
        <w:rPr>
          <w:rStyle w:val="CommentReference"/>
        </w:rPr>
        <w:commentReference w:id="13"/>
      </w:r>
      <w:r w:rsidR="00BA2B7B">
        <w:t xml:space="preserve"> freezing</w:t>
      </w:r>
      <w:r w:rsidR="004219FF">
        <w:t xml:space="preserve">, </w:t>
      </w:r>
      <w:r w:rsidR="00BA2B7B">
        <w:t>freeze-substitution with organic solvents</w:t>
      </w:r>
      <w:r w:rsidR="003E19C9">
        <w:t xml:space="preserve">. After fixation, samples are stained with heavy metals </w:t>
      </w:r>
      <w:r w:rsidR="0063768E">
        <w:t xml:space="preserve">like </w:t>
      </w:r>
      <w:commentRangeStart w:id="14"/>
      <w:r w:rsidR="0063768E">
        <w:t>osmium</w:t>
      </w:r>
      <w:commentRangeEnd w:id="14"/>
      <w:r>
        <w:rPr>
          <w:rStyle w:val="CommentReference"/>
        </w:rPr>
        <w:commentReference w:id="14"/>
      </w:r>
      <w:r w:rsidR="0063768E">
        <w:t xml:space="preserve">, lead and uranyl to enhance the contrast of molecular structures and </w:t>
      </w:r>
      <w:r w:rsidR="009946FC">
        <w:t>then</w:t>
      </w:r>
      <w:r w:rsidR="0063768E">
        <w:t xml:space="preserve"> embedded in resin to stabilize the sample against the electron beam</w:t>
      </w:r>
      <w:r w:rsidR="009946FC">
        <w:t xml:space="preserve"> of the SEM</w:t>
      </w:r>
      <w:r w:rsidR="0063768E">
        <w:t xml:space="preserve"> (</w:t>
      </w:r>
      <w:proofErr w:type="spellStart"/>
      <w:r w:rsidR="00924030">
        <w:t>Kizilyaprak</w:t>
      </w:r>
      <w:proofErr w:type="spellEnd"/>
      <w:r w:rsidR="00924030">
        <w:t xml:space="preserve"> 2018).</w:t>
      </w:r>
      <w:r w:rsidR="00392FBC">
        <w:t xml:space="preserve"> </w:t>
      </w:r>
    </w:p>
    <w:p w14:paraId="59B59977" w14:textId="3034E0D1" w:rsidR="009C5DC0" w:rsidRDefault="003F7497" w:rsidP="004139DF">
      <w:r>
        <w:t xml:space="preserve">Although traditional sample preparation methods have </w:t>
      </w:r>
      <w:r w:rsidR="008800B7">
        <w:t>resulte</w:t>
      </w:r>
      <w:r w:rsidR="00A54614">
        <w:t xml:space="preserve">d good insights into cellular structures, </w:t>
      </w:r>
      <w:r w:rsidR="0047030D">
        <w:t xml:space="preserve">artefacts from fixation, staining and drying can hinder </w:t>
      </w:r>
      <w:r w:rsidR="004A2A9F">
        <w:t xml:space="preserve">accurate structural determination. </w:t>
      </w:r>
      <w:r w:rsidR="005E195D">
        <w:t xml:space="preserve">Biological </w:t>
      </w:r>
      <w:r w:rsidR="00AD7BA0">
        <w:t>specimens</w:t>
      </w:r>
      <w:r w:rsidR="005E195D">
        <w:t xml:space="preserve"> are inherently hydrated, thus c</w:t>
      </w:r>
      <w:r w:rsidR="004A2A9F">
        <w:t xml:space="preserve">ryogenic fixation offers a better approach in </w:t>
      </w:r>
      <w:commentRangeStart w:id="15"/>
      <w:r w:rsidR="004A2A9F">
        <w:t>preserving</w:t>
      </w:r>
      <w:commentRangeEnd w:id="15"/>
      <w:r>
        <w:rPr>
          <w:rStyle w:val="CommentReference"/>
        </w:rPr>
        <w:commentReference w:id="15"/>
      </w:r>
      <w:r w:rsidR="004A2A9F">
        <w:t xml:space="preserve"> </w:t>
      </w:r>
      <w:r w:rsidR="00AD7BA0">
        <w:t>structures</w:t>
      </w:r>
      <w:r w:rsidR="004A2A9F">
        <w:t xml:space="preserve"> at near-to-native state</w:t>
      </w:r>
      <w:r w:rsidR="000F4AC7">
        <w:t xml:space="preserve"> (</w:t>
      </w:r>
      <w:proofErr w:type="spellStart"/>
      <w:r w:rsidR="000F4AC7">
        <w:t>Vidavsky</w:t>
      </w:r>
      <w:proofErr w:type="spellEnd"/>
      <w:r w:rsidR="000F4AC7">
        <w:t xml:space="preserve"> 2016). </w:t>
      </w:r>
      <w:r w:rsidR="008800B7">
        <w:t>However</w:t>
      </w:r>
      <w:r w:rsidR="00210E94">
        <w:t xml:space="preserve">, </w:t>
      </w:r>
      <w:r w:rsidR="004139DF">
        <w:t>cryo-</w:t>
      </w:r>
      <w:r w:rsidR="005B137E">
        <w:t xml:space="preserve">fixed </w:t>
      </w:r>
      <w:r w:rsidR="004139DF">
        <w:t>samples face its own set of challenges</w:t>
      </w:r>
      <w:r w:rsidR="001E3557">
        <w:t xml:space="preserve"> (</w:t>
      </w:r>
      <w:proofErr w:type="spellStart"/>
      <w:r w:rsidR="001E3557">
        <w:t>Dumoux</w:t>
      </w:r>
      <w:proofErr w:type="spellEnd"/>
      <w:r w:rsidR="001E3557">
        <w:t xml:space="preserve"> 2023)</w:t>
      </w:r>
      <w:r w:rsidR="004139DF">
        <w:t xml:space="preserve">. </w:t>
      </w:r>
    </w:p>
    <w:p w14:paraId="15003AAE" w14:textId="12796848" w:rsidR="004139DF" w:rsidRDefault="00A301C5" w:rsidP="006C673F">
      <w:r>
        <w:lastRenderedPageBreak/>
        <w:t>Firstly, native biological</w:t>
      </w:r>
      <w:r w:rsidR="00D67FAA">
        <w:t xml:space="preserve"> matter</w:t>
      </w:r>
      <w:r>
        <w:t xml:space="preserve"> are mostly composed </w:t>
      </w:r>
      <w:r w:rsidR="00BC21A3">
        <w:t xml:space="preserve">of elements such as </w:t>
      </w:r>
      <w:r w:rsidR="00575E54">
        <w:t>carbon, hydrogen</w:t>
      </w:r>
      <w:r w:rsidR="00BC21A3">
        <w:t xml:space="preserve"> and </w:t>
      </w:r>
      <w:r w:rsidR="00575E54">
        <w:t>oxygen</w:t>
      </w:r>
      <w:r w:rsidR="00BC21A3">
        <w:t>, which have low atomic numbers</w:t>
      </w:r>
      <w:r w:rsidR="00575E54">
        <w:t xml:space="preserve">. </w:t>
      </w:r>
      <w:r w:rsidR="00E476FF">
        <w:t xml:space="preserve">Because of the lack of </w:t>
      </w:r>
      <w:r w:rsidR="00BD69A0">
        <w:t>heavy metal staining,</w:t>
      </w:r>
      <w:r w:rsidR="00806DC8">
        <w:t xml:space="preserve"> fewer</w:t>
      </w:r>
      <w:r w:rsidR="00575E54">
        <w:t xml:space="preserve"> bac</w:t>
      </w:r>
      <w:r w:rsidR="00BD69A0">
        <w:t>kscattered and secondary electrons</w:t>
      </w:r>
      <w:r w:rsidR="00453062">
        <w:t xml:space="preserve"> </w:t>
      </w:r>
      <w:r w:rsidR="00806DC8">
        <w:t xml:space="preserve">are returned </w:t>
      </w:r>
      <w:r w:rsidR="005D79FA">
        <w:t>from the interaction of the beam with the low atomic number elements</w:t>
      </w:r>
      <w:r w:rsidR="00BC21A3">
        <w:t xml:space="preserve">, resulting </w:t>
      </w:r>
      <w:r w:rsidR="00E476FF">
        <w:t xml:space="preserve">in </w:t>
      </w:r>
      <w:r w:rsidR="00453062">
        <w:t xml:space="preserve">lower sample contrast. Secondly, biological materials are heterogenous. </w:t>
      </w:r>
      <w:r w:rsidR="00750060">
        <w:t>The heterogeneity in hardness</w:t>
      </w:r>
      <w:r w:rsidR="00B13C58">
        <w:t xml:space="preserve"> causes</w:t>
      </w:r>
      <w:r w:rsidR="007B04E9">
        <w:t xml:space="preserve"> differential milling of the FIB through the sample, </w:t>
      </w:r>
      <w:r w:rsidR="008F40AC">
        <w:t>thus features parallel to the milling direction or “curtaining”</w:t>
      </w:r>
      <w:r w:rsidR="001D6027">
        <w:t xml:space="preserve"> artefacts</w:t>
      </w:r>
      <w:r w:rsidR="008F40AC">
        <w:t xml:space="preserve"> ensue. </w:t>
      </w:r>
      <w:r w:rsidR="00EF58E7">
        <w:t>Thirdly, certain biological</w:t>
      </w:r>
      <w:r w:rsidR="00D02E38">
        <w:t xml:space="preserve"> </w:t>
      </w:r>
      <w:r w:rsidR="004F205F">
        <w:t xml:space="preserve">substances can </w:t>
      </w:r>
      <w:r w:rsidR="00C434CA">
        <w:t>be non-conductive</w:t>
      </w:r>
      <w:r w:rsidR="005E7432">
        <w:t xml:space="preserve">. In consequence, electrons can accumulate on the surface and </w:t>
      </w:r>
      <w:r w:rsidR="00B466B2">
        <w:t xml:space="preserve">produce bright regions in the image or </w:t>
      </w:r>
      <w:r w:rsidR="007D5DF3">
        <w:t xml:space="preserve">electrons can be emitted in greater rates than the beam provides and </w:t>
      </w:r>
      <w:r w:rsidR="0073294C">
        <w:t xml:space="preserve">lead to dark areas with low signal. Other </w:t>
      </w:r>
      <w:r w:rsidR="00690521">
        <w:t xml:space="preserve">issues of images from cryo-fixed 3D volumes are </w:t>
      </w:r>
      <w:r w:rsidR="00B92820">
        <w:t>varying brightness levels across the slices of the stack and high noise levels due to the high-resolution image (source is a website tho</w:t>
      </w:r>
      <w:r w:rsidR="00D119AD">
        <w:t>ugh</w:t>
      </w:r>
      <w:r w:rsidR="00B92820">
        <w:t xml:space="preserve">). </w:t>
      </w:r>
      <w:r w:rsidR="004E2D94">
        <w:t xml:space="preserve">All these issues hinder the </w:t>
      </w:r>
      <w:r w:rsidR="00B37DB3">
        <w:t xml:space="preserve">precise structural information in FIB/SEM data. </w:t>
      </w:r>
    </w:p>
    <w:p w14:paraId="2A4C92CE" w14:textId="21CB6E92" w:rsidR="00A000F5" w:rsidRDefault="00A000F5" w:rsidP="00A000F5">
      <w:commentRangeStart w:id="16"/>
      <w:commentRangeEnd w:id="16"/>
      <w:r>
        <w:rPr>
          <w:rStyle w:val="CommentReference"/>
        </w:rPr>
        <w:commentReference w:id="16"/>
      </w:r>
    </w:p>
    <w:p w14:paraId="3762998A" w14:textId="7F045C08" w:rsidR="00B17557" w:rsidRPr="00343A1C" w:rsidRDefault="00B17557" w:rsidP="00B17557">
      <w:pPr>
        <w:pStyle w:val="Heading2"/>
      </w:pPr>
      <w:bookmarkStart w:id="17" w:name="_Toc168911853"/>
      <w:r w:rsidRPr="00343A1C">
        <w:t xml:space="preserve">Python and the </w:t>
      </w:r>
      <w:proofErr w:type="spellStart"/>
      <w:r w:rsidRPr="00343A1C">
        <w:t>napari</w:t>
      </w:r>
      <w:proofErr w:type="spellEnd"/>
      <w:r w:rsidRPr="00343A1C">
        <w:t xml:space="preserve"> library</w:t>
      </w:r>
      <w:bookmarkEnd w:id="17"/>
    </w:p>
    <w:p w14:paraId="5CA90EE2" w14:textId="2DCD1F73" w:rsidR="00B17557" w:rsidRPr="00E852A2" w:rsidRDefault="00B17557" w:rsidP="00B17557">
      <w:r w:rsidRPr="00035350">
        <w:t>P</w:t>
      </w:r>
      <w:commentRangeStart w:id="18"/>
      <w:commentRangeStart w:id="19"/>
      <w:r w:rsidRPr="00035350">
        <w:t xml:space="preserve">ython </w:t>
      </w:r>
      <w:r>
        <w:t>is one of the popular programming language among biologists, applied in fields such as in image processing, bioinformatics, and natural language processing. Its</w:t>
      </w:r>
      <w:r w:rsidRPr="00035350">
        <w:t xml:space="preserve"> multiple advantages </w:t>
      </w:r>
      <w:r>
        <w:t xml:space="preserve">are </w:t>
      </w:r>
      <w:r w:rsidR="00EE1874">
        <w:t>its simplicity</w:t>
      </w:r>
      <w:r w:rsidR="00F15866">
        <w:t xml:space="preserve"> and readability</w:t>
      </w:r>
      <w:r w:rsidR="00EE1874">
        <w:t xml:space="preserve">, </w:t>
      </w:r>
      <w:r>
        <w:t xml:space="preserve">the </w:t>
      </w:r>
      <w:r w:rsidR="00C23ED6">
        <w:t xml:space="preserve">shallow </w:t>
      </w:r>
      <w:r>
        <w:t>learning curve</w:t>
      </w:r>
      <w:r w:rsidR="00EE1874">
        <w:t xml:space="preserve">, </w:t>
      </w:r>
      <w:r>
        <w:t xml:space="preserve">and its active community. </w:t>
      </w:r>
      <w:commentRangeEnd w:id="18"/>
      <w:r>
        <w:rPr>
          <w:rStyle w:val="CommentReference"/>
        </w:rPr>
        <w:commentReference w:id="18"/>
      </w:r>
      <w:commentRangeEnd w:id="19"/>
      <w:r>
        <w:rPr>
          <w:rStyle w:val="CommentReference"/>
        </w:rPr>
        <w:commentReference w:id="19"/>
      </w:r>
      <w:r>
        <w:t xml:space="preserve">The large Python community continually creates and maintains a collection of packages for a wide range of functionalities, including biological applications. </w:t>
      </w:r>
    </w:p>
    <w:p w14:paraId="7752A2CD" w14:textId="145DA3B2" w:rsidR="00BC6788" w:rsidRDefault="00B17557" w:rsidP="00AD26A6">
      <w:r w:rsidRPr="00035350">
        <w:t>A</w:t>
      </w:r>
      <w:r>
        <w:t xml:space="preserve"> recent </w:t>
      </w:r>
      <w:r w:rsidRPr="00035350">
        <w:t xml:space="preserve">great addition to the </w:t>
      </w:r>
      <w:r w:rsidRPr="00AD26A6">
        <w:t>Python</w:t>
      </w:r>
      <w:r w:rsidRPr="00035350">
        <w:t xml:space="preserve"> </w:t>
      </w:r>
      <w:r>
        <w:t>toolbox</w:t>
      </w:r>
      <w:r w:rsidRPr="00035350">
        <w:t xml:space="preserve"> is </w:t>
      </w:r>
      <w:proofErr w:type="spellStart"/>
      <w:r w:rsidRPr="00035350">
        <w:t>napari</w:t>
      </w:r>
      <w:proofErr w:type="spellEnd"/>
      <w:r>
        <w:t>, “a fast, interactive viewer for multi-dimensional images.</w:t>
      </w:r>
      <w:commentRangeStart w:id="20"/>
      <w:r>
        <w:t>”</w:t>
      </w:r>
      <w:commentRangeEnd w:id="20"/>
      <w:r>
        <w:rPr>
          <w:rStyle w:val="CommentReference"/>
        </w:rPr>
        <w:commentReference w:id="20"/>
      </w:r>
      <w:r>
        <w:t xml:space="preserve"> This library allows “n-dimensional image visualization, annotation and analysis.”</w:t>
      </w:r>
      <w:commentRangeStart w:id="21"/>
      <w:r>
        <w:t xml:space="preserve"> </w:t>
      </w:r>
      <w:r w:rsidR="000770A8">
        <w:t xml:space="preserve">What is </w:t>
      </w:r>
      <w:r>
        <w:t xml:space="preserve">special about </w:t>
      </w:r>
      <w:proofErr w:type="spellStart"/>
      <w:r>
        <w:t>napari</w:t>
      </w:r>
      <w:proofErr w:type="spellEnd"/>
      <w:r>
        <w:t xml:space="preserve"> is </w:t>
      </w:r>
      <w:r w:rsidR="000770A8">
        <w:t xml:space="preserve">that </w:t>
      </w:r>
      <w:r>
        <w:t xml:space="preserve">the idea </w:t>
      </w:r>
      <w:r w:rsidR="008B5D99">
        <w:t>arose</w:t>
      </w:r>
      <w:r>
        <w:t xml:space="preserve"> from electron microscopists who identified a lack of this tool in Python,</w:t>
      </w:r>
      <w:commentRangeEnd w:id="21"/>
      <w:r>
        <w:rPr>
          <w:rStyle w:val="CommentReference"/>
        </w:rPr>
        <w:commentReference w:id="21"/>
      </w:r>
      <w:r w:rsidR="00025080">
        <w:t xml:space="preserve"> so</w:t>
      </w:r>
      <w:r>
        <w:t xml:space="preserve"> this viewer was </w:t>
      </w:r>
      <w:r w:rsidR="005358E5">
        <w:t xml:space="preserve">particularly </w:t>
      </w:r>
      <w:r w:rsidR="00A856D2">
        <w:t>intended for</w:t>
      </w:r>
      <w:r w:rsidR="005358E5">
        <w:t xml:space="preserve"> large</w:t>
      </w:r>
      <w:r>
        <w:t xml:space="preserve"> volumetric microscopy data.</w:t>
      </w:r>
      <w:r w:rsidR="00025080">
        <w:t xml:space="preserve"> </w:t>
      </w:r>
      <w:r>
        <w:t xml:space="preserve">At its base, </w:t>
      </w:r>
      <w:proofErr w:type="spellStart"/>
      <w:r>
        <w:t>napari</w:t>
      </w:r>
      <w:proofErr w:type="spellEnd"/>
      <w:r>
        <w:t xml:space="preserve"> offers a great graphical user interface (GUI) for viewing and interacting with</w:t>
      </w:r>
      <w:r w:rsidR="00ED40FF">
        <w:t xml:space="preserve"> multidimensional</w:t>
      </w:r>
      <w:r>
        <w:t xml:space="preserve"> image data. </w:t>
      </w:r>
      <w:r w:rsidR="00ED40FF">
        <w:t>Moreover, u</w:t>
      </w:r>
      <w:r>
        <w:t xml:space="preserve">sers can further </w:t>
      </w:r>
      <w:r w:rsidRPr="00035350">
        <w:t>exten</w:t>
      </w:r>
      <w:r>
        <w:t>d</w:t>
      </w:r>
      <w:r w:rsidRPr="00035350">
        <w:t xml:space="preserve"> its features with plugins.</w:t>
      </w:r>
      <w:r>
        <w:t xml:space="preserve"> </w:t>
      </w:r>
      <w:r w:rsidRPr="00035350">
        <w:t xml:space="preserve">Thus, </w:t>
      </w:r>
      <w:r>
        <w:t xml:space="preserve">this </w:t>
      </w:r>
      <w:r w:rsidR="00270303">
        <w:t xml:space="preserve">processing </w:t>
      </w:r>
      <w:r w:rsidR="000D7C31">
        <w:t xml:space="preserve">application </w:t>
      </w:r>
      <w:r w:rsidR="00FE515D">
        <w:t xml:space="preserve">for </w:t>
      </w:r>
      <w:r w:rsidR="00270303">
        <w:t>electron microscopy data</w:t>
      </w:r>
      <w:r w:rsidRPr="00035350">
        <w:t xml:space="preserve"> </w:t>
      </w:r>
      <w:r w:rsidR="00EC16BA">
        <w:t>is</w:t>
      </w:r>
      <w:r w:rsidRPr="00035350">
        <w:t xml:space="preserve"> built</w:t>
      </w:r>
      <w:r w:rsidR="00051749">
        <w:t xml:space="preserve"> as</w:t>
      </w:r>
      <w:r w:rsidR="00FE515D">
        <w:t xml:space="preserve"> a plugin for </w:t>
      </w:r>
      <w:r w:rsidRPr="00035350">
        <w:t xml:space="preserve">the </w:t>
      </w:r>
      <w:proofErr w:type="spellStart"/>
      <w:r w:rsidRPr="00035350">
        <w:t>napari</w:t>
      </w:r>
      <w:proofErr w:type="spellEnd"/>
      <w:r w:rsidRPr="00035350">
        <w:t xml:space="preserve"> </w:t>
      </w:r>
      <w:r w:rsidR="002B7B0D">
        <w:t>viewer.</w:t>
      </w:r>
    </w:p>
    <w:p w14:paraId="0829D949" w14:textId="77777777" w:rsidR="00BC6788" w:rsidRDefault="00BC6788" w:rsidP="00AD26A6"/>
    <w:p w14:paraId="56E46B61" w14:textId="5373DBBE" w:rsidR="00BC6788" w:rsidRDefault="00BC6788" w:rsidP="00210E94">
      <w:pPr>
        <w:pStyle w:val="Heading2"/>
      </w:pPr>
      <w:r>
        <w:t xml:space="preserve">The </w:t>
      </w:r>
      <w:proofErr w:type="spellStart"/>
      <w:r w:rsidRPr="1D54E01E">
        <w:rPr>
          <w:highlight w:val="yellow"/>
          <w:rPrChange w:id="22" w:author="Schaart, Judith" w:date="2024-07-05T11:31:00Z">
            <w:rPr/>
          </w:rPrChange>
        </w:rPr>
        <w:t>boommarter</w:t>
      </w:r>
      <w:proofErr w:type="spellEnd"/>
      <w:r>
        <w:t xml:space="preserve"> EM image processing </w:t>
      </w:r>
      <w:proofErr w:type="spellStart"/>
      <w:r w:rsidR="00DC1F68">
        <w:t>napari</w:t>
      </w:r>
      <w:proofErr w:type="spellEnd"/>
      <w:r w:rsidR="00DC1F68">
        <w:t xml:space="preserve"> </w:t>
      </w:r>
      <w:r>
        <w:t>plugin</w:t>
      </w:r>
    </w:p>
    <w:p w14:paraId="03CDAFDA" w14:textId="257DEC81" w:rsidR="008C594B" w:rsidRDefault="00E1738F" w:rsidP="008C594B">
      <w:r>
        <w:t xml:space="preserve">Along with </w:t>
      </w:r>
      <w:r w:rsidR="0095194E">
        <w:t xml:space="preserve">the sample preparation and imaging techniques, the post-processing workflows are as important. Often the raw images from microscopes are </w:t>
      </w:r>
      <w:r w:rsidR="009B330F">
        <w:t xml:space="preserve">riddled with artefacts and quality issues. </w:t>
      </w:r>
      <w:r w:rsidR="008160DA">
        <w:t>C</w:t>
      </w:r>
      <w:r w:rsidR="005C635B">
        <w:t xml:space="preserve">ryo-FIB/SEM technology is advancing at a fast rate, but the image processing </w:t>
      </w:r>
      <w:r w:rsidR="00773CBA">
        <w:t xml:space="preserve">part of the whole workflow is lagging behind. Currently, there are </w:t>
      </w:r>
      <w:r w:rsidR="000D5A08">
        <w:t xml:space="preserve">only a few tools that are tailored for processing FIB/SEM images: Okapi-EM and </w:t>
      </w:r>
      <w:proofErr w:type="spellStart"/>
      <w:r w:rsidR="000D5A08">
        <w:t>bmiptools</w:t>
      </w:r>
      <w:proofErr w:type="spellEnd"/>
      <w:r w:rsidR="000D5A08">
        <w:t xml:space="preserve">. Okapi-EM is a convenient plugin for </w:t>
      </w:r>
      <w:proofErr w:type="spellStart"/>
      <w:r w:rsidR="000D5A08">
        <w:t>napari</w:t>
      </w:r>
      <w:proofErr w:type="spellEnd"/>
      <w:r w:rsidR="000D5A08">
        <w:t xml:space="preserve"> and offers functions for </w:t>
      </w:r>
      <w:r w:rsidR="00FF70F8">
        <w:t xml:space="preserve">charging removal and stack alignment. However, it does not tackle other issues such as curtaining or denoising. On the other hand, </w:t>
      </w:r>
      <w:proofErr w:type="spellStart"/>
      <w:r w:rsidR="00FF70F8">
        <w:t>bmiptools</w:t>
      </w:r>
      <w:proofErr w:type="spellEnd"/>
      <w:r w:rsidR="00FF70F8">
        <w:t xml:space="preserve"> </w:t>
      </w:r>
      <w:r w:rsidR="001C2231">
        <w:t xml:space="preserve">provides a whole toolbox of functions and </w:t>
      </w:r>
      <w:r w:rsidR="00676940">
        <w:t xml:space="preserve">possibilities to link these functions into a pipeline. However, </w:t>
      </w:r>
      <w:r w:rsidR="00C84966">
        <w:t xml:space="preserve">it is a simple GUI that does not allow viewing of the images </w:t>
      </w:r>
      <w:r w:rsidR="008160DA">
        <w:t xml:space="preserve">as the users runs the functions. </w:t>
      </w:r>
    </w:p>
    <w:p w14:paraId="111F6457" w14:textId="3C7765BC" w:rsidR="008160DA" w:rsidRDefault="008160DA" w:rsidP="008C594B">
      <w:commentRangeStart w:id="23"/>
      <w:r>
        <w:t xml:space="preserve">Currently, the </w:t>
      </w:r>
      <w:proofErr w:type="spellStart"/>
      <w:r>
        <w:t>boommarter</w:t>
      </w:r>
      <w:proofErr w:type="spellEnd"/>
      <w:r>
        <w:t xml:space="preserve"> </w:t>
      </w:r>
      <w:r w:rsidR="00424602">
        <w:t xml:space="preserve">plugin </w:t>
      </w:r>
      <w:r>
        <w:t>(</w:t>
      </w:r>
      <w:r w:rsidR="008E4142">
        <w:t xml:space="preserve">named as such since the consonants of the syllables </w:t>
      </w:r>
      <w:r w:rsidR="00E12AD8">
        <w:t>spell out BMT, which is also the abbreviation of the group’s name Biochemistry of Mineralized Tissues)</w:t>
      </w:r>
      <w:r w:rsidR="00424602">
        <w:t xml:space="preserve"> combines both the convenience of the image viewer such as </w:t>
      </w:r>
      <w:proofErr w:type="spellStart"/>
      <w:r w:rsidR="00424602">
        <w:t>napari</w:t>
      </w:r>
      <w:proofErr w:type="spellEnd"/>
      <w:r w:rsidR="00424602">
        <w:t xml:space="preserve"> and several functions required for processing FIB/SEM stacks. </w:t>
      </w:r>
      <w:r w:rsidR="00DB35DD">
        <w:t xml:space="preserve">The processing functions are </w:t>
      </w:r>
      <w:proofErr w:type="spellStart"/>
      <w:r w:rsidR="00DB35DD">
        <w:t>decurtaining</w:t>
      </w:r>
      <w:proofErr w:type="spellEnd"/>
      <w:r w:rsidR="008020F4">
        <w:t xml:space="preserve"> (i.e., vertical stripe removal)</w:t>
      </w:r>
      <w:r w:rsidR="00DB35DD">
        <w:t xml:space="preserve">, </w:t>
      </w:r>
      <w:proofErr w:type="spellStart"/>
      <w:r w:rsidR="00DB35DD">
        <w:t>decharging</w:t>
      </w:r>
      <w:proofErr w:type="spellEnd"/>
      <w:r w:rsidR="00DB35DD">
        <w:t xml:space="preserve">, denoising, enhancing contrast, horizontal stripe removal, </w:t>
      </w:r>
      <w:r w:rsidR="00765E9B">
        <w:t xml:space="preserve">brightness correction through the stack. </w:t>
      </w:r>
      <w:commentRangeStart w:id="24"/>
      <w:r w:rsidR="00765E9B" w:rsidRPr="009C6B42">
        <w:rPr>
          <w:highlight w:val="darkGray"/>
        </w:rPr>
        <w:t>It also offers other functions such as identifying the same images in a stack</w:t>
      </w:r>
      <w:r w:rsidR="00D94FDD" w:rsidRPr="009C6B42">
        <w:rPr>
          <w:highlight w:val="darkGray"/>
        </w:rPr>
        <w:t xml:space="preserve"> </w:t>
      </w:r>
      <w:r w:rsidR="00765E9B" w:rsidRPr="009C6B42">
        <w:rPr>
          <w:highlight w:val="darkGray"/>
        </w:rPr>
        <w:t xml:space="preserve">and </w:t>
      </w:r>
      <w:r w:rsidR="00D94FDD" w:rsidRPr="009C6B42">
        <w:rPr>
          <w:highlight w:val="darkGray"/>
        </w:rPr>
        <w:t>linking the processing functions into a pipeline.</w:t>
      </w:r>
      <w:r w:rsidR="00D94FDD">
        <w:t xml:space="preserve"> </w:t>
      </w:r>
      <w:commentRangeEnd w:id="24"/>
      <w:r w:rsidR="009C6B42">
        <w:rPr>
          <w:rStyle w:val="CommentReference"/>
        </w:rPr>
        <w:commentReference w:id="24"/>
      </w:r>
      <w:commentRangeEnd w:id="23"/>
      <w:r>
        <w:rPr>
          <w:rStyle w:val="CommentReference"/>
        </w:rPr>
        <w:commentReference w:id="23"/>
      </w:r>
    </w:p>
    <w:p w14:paraId="584649D5" w14:textId="5D4A9169" w:rsidR="008160DA" w:rsidRDefault="00F30383" w:rsidP="008C594B">
      <w:r>
        <w:t xml:space="preserve">The processing functions are intended for </w:t>
      </w:r>
      <w:r w:rsidR="00BC3C89">
        <w:t>FIB/S</w:t>
      </w:r>
      <w:r>
        <w:t>EM data, so it only handles gray scale images. However, the functions are modality-agnostic</w:t>
      </w:r>
      <w:r w:rsidR="00BC3C89">
        <w:t xml:space="preserve">, enabling its use on other types of EM data such as SEM images </w:t>
      </w:r>
      <w:r w:rsidR="002C762E">
        <w:t>of samples prepared with chemical fixation or freeze substitution</w:t>
      </w:r>
      <w:r w:rsidR="00480AAB">
        <w:t xml:space="preserve"> or even TEM images</w:t>
      </w:r>
      <w:r w:rsidR="002C762E">
        <w:t xml:space="preserve">. Especially useful are the denoising and enhancing contrast functions, since these are issues that </w:t>
      </w:r>
      <w:r w:rsidR="00DC3CAA">
        <w:t>present</w:t>
      </w:r>
      <w:r w:rsidR="002C762E">
        <w:t xml:space="preserve"> in most, if not all, types of </w:t>
      </w:r>
      <w:r w:rsidR="00DC3CAA">
        <w:t xml:space="preserve">imaging data. </w:t>
      </w:r>
    </w:p>
    <w:p w14:paraId="20B9C8F7" w14:textId="77777777" w:rsidR="008C594B" w:rsidRDefault="008C594B" w:rsidP="008C594B"/>
    <w:p w14:paraId="731BA029" w14:textId="77777777" w:rsidR="008C594B" w:rsidRDefault="008C594B" w:rsidP="008C594B"/>
    <w:p w14:paraId="0817E397" w14:textId="77777777" w:rsidR="008C594B" w:rsidRDefault="008C594B" w:rsidP="008C594B"/>
    <w:p w14:paraId="1782BFA5" w14:textId="77777777" w:rsidR="008C594B" w:rsidRDefault="008C594B" w:rsidP="008C594B">
      <w:r>
        <w:t>Outline</w:t>
      </w:r>
    </w:p>
    <w:p w14:paraId="0DFEE1BB" w14:textId="77777777" w:rsidR="008C594B" w:rsidRDefault="008C594B" w:rsidP="008C594B">
      <w:pPr>
        <w:pStyle w:val="ListParagraph"/>
        <w:numPr>
          <w:ilvl w:val="0"/>
          <w:numId w:val="4"/>
        </w:numPr>
      </w:pPr>
      <w:r>
        <w:t>Electron microscopy developed quickly in the past years</w:t>
      </w:r>
    </w:p>
    <w:p w14:paraId="06266CAC" w14:textId="77777777" w:rsidR="008C594B" w:rsidRDefault="008C594B" w:rsidP="008C594B">
      <w:pPr>
        <w:pStyle w:val="ListParagraph"/>
        <w:numPr>
          <w:ilvl w:val="0"/>
          <w:numId w:val="4"/>
        </w:numPr>
      </w:pPr>
      <w:r>
        <w:t>Cryo-EM (</w:t>
      </w:r>
      <w:proofErr w:type="spellStart"/>
      <w:r>
        <w:t>Saibil</w:t>
      </w:r>
      <w:proofErr w:type="spellEnd"/>
      <w:r>
        <w:t xml:space="preserve"> 2022 Cryo-EM)</w:t>
      </w:r>
    </w:p>
    <w:p w14:paraId="0B23BCA2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Cryo-EM for single particle analysis – purified macromolecule in solution</w:t>
      </w:r>
    </w:p>
    <w:p w14:paraId="75084487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Cryo-ET – in situ, molecules in the context of cell or tissue sections</w:t>
      </w:r>
    </w:p>
    <w:p w14:paraId="5939D94A" w14:textId="77777777" w:rsidR="008C594B" w:rsidRDefault="008C594B" w:rsidP="008C594B">
      <w:pPr>
        <w:pStyle w:val="ListParagraph"/>
        <w:numPr>
          <w:ilvl w:val="0"/>
          <w:numId w:val="4"/>
        </w:numPr>
      </w:pPr>
      <w:proofErr w:type="spellStart"/>
      <w:r>
        <w:t>vEM</w:t>
      </w:r>
      <w:proofErr w:type="spellEnd"/>
      <w:r>
        <w:t xml:space="preserve"> (Collinson 2023)</w:t>
      </w:r>
    </w:p>
    <w:p w14:paraId="1B51DB9A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Depth limitation</w:t>
      </w:r>
    </w:p>
    <w:p w14:paraId="2E62761E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TEM – serial sectioning</w:t>
      </w:r>
    </w:p>
    <w:p w14:paraId="125A2834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SEM – serial sectioning and automated sectioning.</w:t>
      </w:r>
    </w:p>
    <w:p w14:paraId="27C51B6C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 xml:space="preserve">7 technologies to watch in 2023 </w:t>
      </w:r>
      <w:hyperlink r:id="rId13" w:history="1">
        <w:r w:rsidRPr="007909CD">
          <w:rPr>
            <w:rStyle w:val="Hyperlink"/>
          </w:rPr>
          <w:t>https://www.nature.com/articles/d41586-023-00178-y</w:t>
        </w:r>
      </w:hyperlink>
      <w:r>
        <w:t xml:space="preserve"> </w:t>
      </w:r>
    </w:p>
    <w:p w14:paraId="4FB9D17B" w14:textId="77777777" w:rsidR="008C594B" w:rsidRDefault="008C594B" w:rsidP="008C594B">
      <w:pPr>
        <w:pStyle w:val="ListParagraph"/>
        <w:numPr>
          <w:ilvl w:val="0"/>
          <w:numId w:val="4"/>
        </w:numPr>
      </w:pPr>
      <w:r>
        <w:t xml:space="preserve">Clarifies differences of cryo-EM and </w:t>
      </w:r>
      <w:proofErr w:type="spellStart"/>
      <w:r>
        <w:t>vEM</w:t>
      </w:r>
      <w:proofErr w:type="spellEnd"/>
      <w:r>
        <w:t xml:space="preserve"> </w:t>
      </w:r>
      <w:hyperlink r:id="rId14" w:history="1">
        <w:r w:rsidRPr="007909CD">
          <w:rPr>
            <w:rStyle w:val="Hyperlink"/>
          </w:rPr>
          <w:t>https://analyticalscience.wiley.com/content/article-do/volume-electron-microscopy-rise%C2%A0</w:t>
        </w:r>
      </w:hyperlink>
    </w:p>
    <w:p w14:paraId="26A62DF5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 xml:space="preserve">SE vs BSE </w:t>
      </w:r>
    </w:p>
    <w:p w14:paraId="503DD46A" w14:textId="77777777" w:rsidR="008C594B" w:rsidRDefault="00C30515" w:rsidP="008C594B">
      <w:pPr>
        <w:pStyle w:val="ListParagraph"/>
        <w:numPr>
          <w:ilvl w:val="1"/>
          <w:numId w:val="4"/>
        </w:numPr>
      </w:pPr>
      <w:hyperlink r:id="rId15" w:anchor=":~:text=BSE%20come%20from%20deeper%20regions,material%20appears%20in%20the%20image" w:history="1">
        <w:r w:rsidR="008C594B" w:rsidRPr="007909CD">
          <w:rPr>
            <w:rStyle w:val="Hyperlink"/>
          </w:rPr>
          <w:t>https://www.thermofisher.com/de/de/home/materials-science/learning-center/applications/sem-electrons.html#:~:text=BSE%20come%20from%20deeper%20regions,material%20appears%20in%20the%20image</w:t>
        </w:r>
      </w:hyperlink>
      <w:r w:rsidR="008C594B" w:rsidRPr="00031357">
        <w:t>.</w:t>
      </w:r>
      <w:r w:rsidR="008C594B">
        <w:t xml:space="preserve"> </w:t>
      </w:r>
    </w:p>
    <w:p w14:paraId="6F0ABA20" w14:textId="77777777" w:rsidR="008C594B" w:rsidRDefault="008C594B" w:rsidP="008C594B">
      <w:pPr>
        <w:pStyle w:val="ListParagraph"/>
        <w:numPr>
          <w:ilvl w:val="0"/>
          <w:numId w:val="4"/>
        </w:numPr>
      </w:pPr>
      <w:r>
        <w:t xml:space="preserve">Cryo-FIB/SEM at the merging point of cryo-EM and </w:t>
      </w:r>
      <w:proofErr w:type="spellStart"/>
      <w:r>
        <w:t>vEM</w:t>
      </w:r>
      <w:proofErr w:type="spellEnd"/>
    </w:p>
    <w:p w14:paraId="099352BE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Cryo-preservation of fully hydrated frozen cells at near native state and serial imaging of 10 nm and below sections = nanometer resolution of molecular structures in 3D volumes</w:t>
      </w:r>
    </w:p>
    <w:p w14:paraId="73D9F2E6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Successful biological applications of cryo-FIB/SEM (list in Collinson 2023)</w:t>
      </w:r>
    </w:p>
    <w:p w14:paraId="0B486462" w14:textId="77777777" w:rsidR="008C594B" w:rsidRDefault="008C594B" w:rsidP="008C594B">
      <w:pPr>
        <w:pStyle w:val="ListParagraph"/>
        <w:numPr>
          <w:ilvl w:val="2"/>
          <w:numId w:val="4"/>
        </w:numPr>
      </w:pPr>
      <w:r>
        <w:t>Distribution of mineral deposition sites in cellular organelles of sea urchin embryos and zebrafish larvae tail fins (</w:t>
      </w:r>
      <w:proofErr w:type="spellStart"/>
      <w:r>
        <w:t>Vidavsky</w:t>
      </w:r>
      <w:proofErr w:type="spellEnd"/>
      <w:r>
        <w:t xml:space="preserve"> 2016 </w:t>
      </w:r>
      <w:hyperlink r:id="rId16" w:history="1">
        <w:r w:rsidRPr="007909CD">
          <w:rPr>
            <w:rStyle w:val="Hyperlink"/>
          </w:rPr>
          <w:t>https://doi.org/10.1016/j.jsb.2016.09.016</w:t>
        </w:r>
      </w:hyperlink>
      <w:r>
        <w:t>)</w:t>
      </w:r>
    </w:p>
    <w:p w14:paraId="733FBCC5" w14:textId="77777777" w:rsidR="008C594B" w:rsidRDefault="008C594B" w:rsidP="008C594B">
      <w:pPr>
        <w:pStyle w:val="ListParagraph"/>
        <w:numPr>
          <w:ilvl w:val="2"/>
          <w:numId w:val="4"/>
        </w:numPr>
      </w:pPr>
      <w:r>
        <w:t xml:space="preserve">Subcellular architectural disruptions in primary fibroblasts in Leigh syndrome patient with USMG5 mutation (Zhu 2021 </w:t>
      </w:r>
      <w:hyperlink r:id="rId17" w:history="1">
        <w:r w:rsidRPr="007909CD">
          <w:rPr>
            <w:rStyle w:val="Hyperlink"/>
          </w:rPr>
          <w:t>https://doi.org/10.1016/j.str.2020.10.003</w:t>
        </w:r>
      </w:hyperlink>
      <w:r>
        <w:t>)</w:t>
      </w:r>
    </w:p>
    <w:p w14:paraId="6F39C21B" w14:textId="77777777" w:rsidR="008C594B" w:rsidRDefault="008C594B" w:rsidP="008C594B">
      <w:pPr>
        <w:pStyle w:val="ListParagraph"/>
        <w:numPr>
          <w:ilvl w:val="3"/>
          <w:numId w:val="4"/>
        </w:numPr>
      </w:pPr>
      <w:r>
        <w:t>Linking genetic and cytologic information</w:t>
      </w:r>
    </w:p>
    <w:p w14:paraId="15D87F6C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How does cryo-FIB/SEM work</w:t>
      </w:r>
    </w:p>
    <w:p w14:paraId="2D9CFE38" w14:textId="77777777" w:rsidR="008C594B" w:rsidRPr="00093347" w:rsidRDefault="008C594B" w:rsidP="008C594B">
      <w:pPr>
        <w:pStyle w:val="ListParagraph"/>
        <w:numPr>
          <w:ilvl w:val="2"/>
          <w:numId w:val="4"/>
        </w:numPr>
      </w:pPr>
      <w:r>
        <w:t xml:space="preserve">Iso-voxels </w:t>
      </w:r>
      <w:r w:rsidRPr="00093347">
        <w:t>(</w:t>
      </w:r>
      <w:proofErr w:type="spellStart"/>
      <w:r w:rsidRPr="00093347">
        <w:t>Luckner</w:t>
      </w:r>
      <w:proofErr w:type="spellEnd"/>
      <w:r w:rsidRPr="00093347">
        <w:t xml:space="preserve"> 2018 </w:t>
      </w:r>
      <w:hyperlink r:id="rId18" w:history="1">
        <w:r w:rsidRPr="00093347">
          <w:rPr>
            <w:rStyle w:val="Hyperlink"/>
          </w:rPr>
          <w:t>https://www.ncbi.nlm.nih.gov/pmc/articles/PMC6096567/</w:t>
        </w:r>
      </w:hyperlink>
      <w:r w:rsidRPr="00093347">
        <w:t xml:space="preserve">) </w:t>
      </w:r>
    </w:p>
    <w:p w14:paraId="7AD175B8" w14:textId="77777777" w:rsidR="008C594B" w:rsidRDefault="008C594B" w:rsidP="008C594B">
      <w:pPr>
        <w:pStyle w:val="ListParagraph"/>
        <w:numPr>
          <w:ilvl w:val="2"/>
          <w:numId w:val="4"/>
        </w:numPr>
      </w:pPr>
      <w:r>
        <w:t>Sample preparation</w:t>
      </w:r>
    </w:p>
    <w:p w14:paraId="509E09B5" w14:textId="77777777" w:rsidR="008C594B" w:rsidRDefault="008C594B" w:rsidP="008C594B">
      <w:pPr>
        <w:pStyle w:val="ListParagraph"/>
        <w:numPr>
          <w:ilvl w:val="3"/>
          <w:numId w:val="4"/>
        </w:numPr>
      </w:pPr>
      <w:r>
        <w:t>Traditional methods: chemical fixation or high pressure freezing and freezing substitution, then heavy metal staining, then embedding (</w:t>
      </w:r>
      <w:proofErr w:type="spellStart"/>
      <w:r>
        <w:t>Kizilyaprak</w:t>
      </w:r>
      <w:proofErr w:type="spellEnd"/>
      <w:r>
        <w:t xml:space="preserve"> 2018)</w:t>
      </w:r>
    </w:p>
    <w:p w14:paraId="59E733F4" w14:textId="77777777" w:rsidR="008C594B" w:rsidRDefault="008C594B" w:rsidP="008C594B">
      <w:pPr>
        <w:pStyle w:val="ListParagraph"/>
        <w:numPr>
          <w:ilvl w:val="3"/>
          <w:numId w:val="4"/>
        </w:numPr>
      </w:pPr>
      <w:r>
        <w:t xml:space="preserve">Cryogenic fixation </w:t>
      </w:r>
    </w:p>
    <w:p w14:paraId="15C0F142" w14:textId="77777777" w:rsidR="008C594B" w:rsidRDefault="008C594B" w:rsidP="008C594B">
      <w:pPr>
        <w:pStyle w:val="ListParagraph"/>
        <w:numPr>
          <w:ilvl w:val="0"/>
          <w:numId w:val="4"/>
        </w:numPr>
      </w:pPr>
      <w:proofErr w:type="spellStart"/>
      <w:r>
        <w:t>Cryo</w:t>
      </w:r>
      <w:proofErr w:type="spellEnd"/>
      <w:r>
        <w:t xml:space="preserve"> samples issues (</w:t>
      </w:r>
      <w:proofErr w:type="spellStart"/>
      <w:r>
        <w:t>Dumoux</w:t>
      </w:r>
      <w:proofErr w:type="spellEnd"/>
      <w:r>
        <w:t xml:space="preserve"> 2023)</w:t>
      </w:r>
    </w:p>
    <w:p w14:paraId="25F42DBF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 xml:space="preserve">Contrast: native biological material mostly have low atomic number elements </w:t>
      </w:r>
      <w:r>
        <w:rPr>
          <w:rFonts w:ascii="Wingdings" w:eastAsia="Wingdings" w:hAnsi="Wingdings" w:cs="Wingdings"/>
        </w:rPr>
        <w:sym w:font="Wingdings" w:char="F0E0"/>
      </w:r>
      <w:r>
        <w:t xml:space="preserve"> less backscattered and secondary electrons </w:t>
      </w:r>
      <w:r>
        <w:rPr>
          <w:rFonts w:ascii="Wingdings" w:eastAsia="Wingdings" w:hAnsi="Wingdings" w:cs="Wingdings"/>
        </w:rPr>
        <w:sym w:font="Wingdings" w:char="F0E0"/>
      </w:r>
      <w:r>
        <w:t xml:space="preserve"> low sample contrast</w:t>
      </w:r>
    </w:p>
    <w:p w14:paraId="238BB7C7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 xml:space="preserve">Curtaining: heterogenous biological material </w:t>
      </w:r>
      <w:r>
        <w:rPr>
          <w:rFonts w:ascii="Wingdings" w:eastAsia="Wingdings" w:hAnsi="Wingdings" w:cs="Wingdings"/>
        </w:rPr>
        <w:sym w:font="Wingdings" w:char="F0E0"/>
      </w:r>
      <w:r>
        <w:t xml:space="preserve"> differential milling by the FIB </w:t>
      </w:r>
      <w:r>
        <w:rPr>
          <w:rFonts w:ascii="Wingdings" w:eastAsia="Wingdings" w:hAnsi="Wingdings" w:cs="Wingdings"/>
        </w:rPr>
        <w:sym w:font="Wingdings" w:char="F0E0"/>
      </w:r>
      <w:r>
        <w:t xml:space="preserve"> features parallel to milling direction = “curtains”</w:t>
      </w:r>
    </w:p>
    <w:p w14:paraId="42161A65" w14:textId="77777777" w:rsidR="008C594B" w:rsidRDefault="00C30515" w:rsidP="008C594B">
      <w:pPr>
        <w:pStyle w:val="ListParagraph"/>
        <w:numPr>
          <w:ilvl w:val="2"/>
          <w:numId w:val="4"/>
        </w:numPr>
      </w:pPr>
      <w:hyperlink r:id="rId19" w:history="1">
        <w:r w:rsidR="008C594B" w:rsidRPr="007909CD">
          <w:rPr>
            <w:rStyle w:val="Hyperlink"/>
          </w:rPr>
          <w:t>https://doi.org/10.2138/am-2001-8-917</w:t>
        </w:r>
      </w:hyperlink>
      <w:r w:rsidR="008C594B">
        <w:t xml:space="preserve"> </w:t>
      </w:r>
    </w:p>
    <w:p w14:paraId="64FF6B02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Charging</w:t>
      </w:r>
    </w:p>
    <w:p w14:paraId="35B90F28" w14:textId="77777777" w:rsidR="008C594B" w:rsidRDefault="00C30515" w:rsidP="008C594B">
      <w:pPr>
        <w:pStyle w:val="ListParagraph"/>
        <w:numPr>
          <w:ilvl w:val="2"/>
          <w:numId w:val="4"/>
        </w:numPr>
      </w:pPr>
      <w:hyperlink r:id="rId20" w:history="1">
        <w:r w:rsidR="008C594B" w:rsidRPr="007909CD">
          <w:rPr>
            <w:rStyle w:val="Hyperlink"/>
          </w:rPr>
          <w:t>https://www.nanoscience.com/blogs/how-to-combat-electric-charge-buildup-in-scanning-electron-microscopy/</w:t>
        </w:r>
      </w:hyperlink>
      <w:r w:rsidR="008C594B">
        <w:t xml:space="preserve"> </w:t>
      </w:r>
    </w:p>
    <w:p w14:paraId="17874CCC" w14:textId="77777777" w:rsidR="008C594B" w:rsidRDefault="008C594B" w:rsidP="008C594B">
      <w:pPr>
        <w:pStyle w:val="ListParagraph"/>
        <w:numPr>
          <w:ilvl w:val="2"/>
          <w:numId w:val="4"/>
        </w:numPr>
      </w:pPr>
      <w:r>
        <w:t xml:space="preserve">Positive charging: dark areas with lack of signal, electron beam against highly insulating substances in sample such as with regions of high lipid content </w:t>
      </w:r>
    </w:p>
    <w:p w14:paraId="3C99EABA" w14:textId="77777777" w:rsidR="008C594B" w:rsidRDefault="008C594B" w:rsidP="008C594B">
      <w:pPr>
        <w:pStyle w:val="ListParagraph"/>
        <w:numPr>
          <w:ilvl w:val="2"/>
          <w:numId w:val="4"/>
        </w:numPr>
      </w:pPr>
      <w:r>
        <w:lastRenderedPageBreak/>
        <w:t>Negative charging: electrons trapped within sample and accumulate on surface of non-conductive specimen, bright regions</w:t>
      </w:r>
    </w:p>
    <w:p w14:paraId="77CEB962" w14:textId="77777777" w:rsidR="008C594B" w:rsidRDefault="008C594B" w:rsidP="008C594B">
      <w:pPr>
        <w:pStyle w:val="ListParagraph"/>
        <w:numPr>
          <w:ilvl w:val="2"/>
          <w:numId w:val="4"/>
        </w:numPr>
      </w:pPr>
      <w:r>
        <w:t>Basically large regions of brightness or darkness in image, obscuring finer details</w:t>
      </w:r>
    </w:p>
    <w:p w14:paraId="50AAE04F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>Brightness variation across slices of the stack</w:t>
      </w:r>
    </w:p>
    <w:p w14:paraId="466C0C58" w14:textId="77777777" w:rsidR="008C594B" w:rsidRDefault="008C594B" w:rsidP="008C594B">
      <w:pPr>
        <w:pStyle w:val="ListParagraph"/>
        <w:numPr>
          <w:ilvl w:val="2"/>
          <w:numId w:val="4"/>
        </w:numPr>
      </w:pPr>
      <w:r>
        <w:t>Source?</w:t>
      </w:r>
    </w:p>
    <w:p w14:paraId="3A22570C" w14:textId="77777777" w:rsidR="008C594B" w:rsidRDefault="008C594B" w:rsidP="008C594B">
      <w:pPr>
        <w:pStyle w:val="ListParagraph"/>
        <w:numPr>
          <w:ilvl w:val="1"/>
          <w:numId w:val="4"/>
        </w:numPr>
      </w:pPr>
      <w:r>
        <w:t xml:space="preserve">Noise levels </w:t>
      </w:r>
    </w:p>
    <w:p w14:paraId="52724159" w14:textId="77777777" w:rsidR="008C594B" w:rsidRDefault="008C594B" w:rsidP="008C594B">
      <w:pPr>
        <w:pStyle w:val="ListParagraph"/>
        <w:numPr>
          <w:ilvl w:val="2"/>
          <w:numId w:val="4"/>
        </w:numPr>
      </w:pPr>
      <w:r>
        <w:t xml:space="preserve">High resolution image, low S/N ratio, grainy appearance </w:t>
      </w:r>
    </w:p>
    <w:p w14:paraId="0441D2F2" w14:textId="77777777" w:rsidR="008C594B" w:rsidRDefault="00C30515" w:rsidP="008C594B">
      <w:pPr>
        <w:pStyle w:val="ListParagraph"/>
        <w:numPr>
          <w:ilvl w:val="3"/>
          <w:numId w:val="4"/>
        </w:numPr>
      </w:pPr>
      <w:hyperlink r:id="rId21" w:history="1">
        <w:r w:rsidR="008C594B" w:rsidRPr="007909CD">
          <w:rPr>
            <w:rStyle w:val="Hyperlink"/>
          </w:rPr>
          <w:t>https://myscope.training/SEM_Scan_rate_and_signal_to_noise</w:t>
        </w:r>
      </w:hyperlink>
      <w:r w:rsidR="008C594B">
        <w:t xml:space="preserve"> </w:t>
      </w:r>
    </w:p>
    <w:p w14:paraId="6C25FAEA" w14:textId="77777777" w:rsidR="008C594B" w:rsidRDefault="008C594B" w:rsidP="008C594B"/>
    <w:p w14:paraId="5CF9FA00" w14:textId="77777777" w:rsidR="008C594B" w:rsidRPr="008C594B" w:rsidRDefault="008C594B" w:rsidP="008C594B"/>
    <w:p w14:paraId="269C5DBC" w14:textId="71EF2CEB" w:rsidR="00BC6788" w:rsidRDefault="00BC6788" w:rsidP="00BC6788">
      <w:r>
        <w:t>Outline</w:t>
      </w:r>
    </w:p>
    <w:p w14:paraId="7FEB4203" w14:textId="6BB15F35" w:rsidR="00BC6788" w:rsidRDefault="00BC6788" w:rsidP="00BC6788">
      <w:pPr>
        <w:pStyle w:val="ListParagraph"/>
        <w:numPr>
          <w:ilvl w:val="0"/>
          <w:numId w:val="4"/>
        </w:numPr>
      </w:pPr>
      <w:proofErr w:type="spellStart"/>
      <w:r>
        <w:t>Boommarter</w:t>
      </w:r>
      <w:proofErr w:type="spellEnd"/>
      <w:r>
        <w:t xml:space="preserve"> = BMT</w:t>
      </w:r>
    </w:p>
    <w:p w14:paraId="273D90E6" w14:textId="79E3CEBC" w:rsidR="00CB02AE" w:rsidRDefault="00CB02AE" w:rsidP="00CB02AE">
      <w:pPr>
        <w:pStyle w:val="ListParagraph"/>
        <w:numPr>
          <w:ilvl w:val="0"/>
          <w:numId w:val="4"/>
        </w:numPr>
      </w:pPr>
      <w:r>
        <w:t xml:space="preserve">Identified a gap in image quality processing </w:t>
      </w:r>
      <w:proofErr w:type="spellStart"/>
      <w:r>
        <w:t>softwares</w:t>
      </w:r>
      <w:proofErr w:type="spellEnd"/>
    </w:p>
    <w:p w14:paraId="27737E26" w14:textId="0F98DA34" w:rsidR="00CB02AE" w:rsidRDefault="00CB02AE" w:rsidP="00CB02AE">
      <w:pPr>
        <w:pStyle w:val="ListParagraph"/>
        <w:numPr>
          <w:ilvl w:val="1"/>
          <w:numId w:val="4"/>
        </w:numPr>
      </w:pPr>
      <w:r>
        <w:t xml:space="preserve">Currently available: Okapi-EM (only offers for charging but nice that it has stack registration) or </w:t>
      </w:r>
      <w:proofErr w:type="spellStart"/>
      <w:r>
        <w:t>bmiptools</w:t>
      </w:r>
      <w:proofErr w:type="spellEnd"/>
      <w:r>
        <w:t xml:space="preserve"> (not user friendly)</w:t>
      </w:r>
    </w:p>
    <w:p w14:paraId="1CF6C9BE" w14:textId="061E3FEA" w:rsidR="00A252FE" w:rsidRDefault="00A252FE" w:rsidP="00CB02AE">
      <w:pPr>
        <w:pStyle w:val="ListParagraph"/>
        <w:numPr>
          <w:ilvl w:val="1"/>
          <w:numId w:val="4"/>
        </w:numPr>
      </w:pPr>
      <w:r>
        <w:t>Lack of automated image analysis methods!!</w:t>
      </w:r>
    </w:p>
    <w:p w14:paraId="3497DFF2" w14:textId="5678A400" w:rsidR="00A252FE" w:rsidRDefault="00A252FE" w:rsidP="00A252FE">
      <w:pPr>
        <w:pStyle w:val="ListParagraph"/>
        <w:numPr>
          <w:ilvl w:val="2"/>
          <w:numId w:val="4"/>
        </w:numPr>
      </w:pPr>
      <w:r>
        <w:t>Can do stack process</w:t>
      </w:r>
      <w:r w:rsidR="00C15C0E">
        <w:t>ing</w:t>
      </w:r>
      <w:r w:rsidR="006618E2">
        <w:t xml:space="preserve"> for each function</w:t>
      </w:r>
    </w:p>
    <w:p w14:paraId="00EACBF2" w14:textId="61B534C2" w:rsidR="00C15C0E" w:rsidRDefault="00C15C0E" w:rsidP="00C15C0E">
      <w:pPr>
        <w:pStyle w:val="ListParagraph"/>
        <w:numPr>
          <w:ilvl w:val="3"/>
          <w:numId w:val="4"/>
        </w:numPr>
      </w:pPr>
      <w:r>
        <w:t>STILL WORKING ON LINKING ALL 4 STEPS OR CHOOSING WHICH FUNCTIONS TO LINK TOGETHER</w:t>
      </w:r>
      <w:r w:rsidR="0085645F">
        <w:t xml:space="preserve"> and then saving the metadata</w:t>
      </w:r>
    </w:p>
    <w:p w14:paraId="651BF850" w14:textId="77777777" w:rsidR="000B1D93" w:rsidRDefault="00E609C5" w:rsidP="000B1D93">
      <w:pPr>
        <w:pStyle w:val="ListParagraph"/>
        <w:numPr>
          <w:ilvl w:val="0"/>
          <w:numId w:val="4"/>
        </w:numPr>
      </w:pPr>
      <w:r>
        <w:t xml:space="preserve">Addresses: </w:t>
      </w:r>
      <w:proofErr w:type="spellStart"/>
      <w:r>
        <w:t>decurtaining</w:t>
      </w:r>
      <w:proofErr w:type="spellEnd"/>
      <w:r>
        <w:t xml:space="preserve">, </w:t>
      </w:r>
      <w:proofErr w:type="spellStart"/>
      <w:r>
        <w:t>decharging</w:t>
      </w:r>
      <w:proofErr w:type="spellEnd"/>
      <w:r>
        <w:t xml:space="preserve">, contrast enhancement, denoising, horizontal </w:t>
      </w:r>
      <w:proofErr w:type="spellStart"/>
      <w:r>
        <w:t>destriping</w:t>
      </w:r>
      <w:proofErr w:type="spellEnd"/>
      <w:r>
        <w:t xml:space="preserve">, </w:t>
      </w:r>
      <w:proofErr w:type="spellStart"/>
      <w:r>
        <w:t>histrogram</w:t>
      </w:r>
      <w:proofErr w:type="spellEnd"/>
      <w:r>
        <w:t xml:space="preserve"> matching</w:t>
      </w:r>
    </w:p>
    <w:p w14:paraId="004AD384" w14:textId="1786EEF6" w:rsidR="000B1D93" w:rsidRDefault="000B1D93" w:rsidP="000B1D93">
      <w:pPr>
        <w:pStyle w:val="ListParagraph"/>
        <w:numPr>
          <w:ilvl w:val="0"/>
          <w:numId w:val="4"/>
        </w:numPr>
      </w:pPr>
      <w:r>
        <w:t xml:space="preserve">These functions are intended for EM data, so it only handles gray scale images. The functions were developed for the processing of FIB/SEM data.  </w:t>
      </w:r>
    </w:p>
    <w:p w14:paraId="71512D2D" w14:textId="6EAE725A" w:rsidR="00A252FE" w:rsidRDefault="000B1D93" w:rsidP="00A252FE">
      <w:pPr>
        <w:pStyle w:val="ListParagraph"/>
        <w:numPr>
          <w:ilvl w:val="0"/>
          <w:numId w:val="4"/>
        </w:numPr>
      </w:pPr>
      <w:r>
        <w:t xml:space="preserve">However, the functions are modality-agnostic, so can be used for TEM </w:t>
      </w:r>
    </w:p>
    <w:p w14:paraId="271E492D" w14:textId="77777777" w:rsidR="009444A6" w:rsidRDefault="009444A6" w:rsidP="009444A6">
      <w:pPr>
        <w:pStyle w:val="ListParagraph"/>
        <w:numPr>
          <w:ilvl w:val="1"/>
          <w:numId w:val="4"/>
        </w:numPr>
      </w:pPr>
      <w:r>
        <w:t>Contrast and noise is also problems with AFS and Chemically fixed samples</w:t>
      </w:r>
    </w:p>
    <w:p w14:paraId="4FEA067C" w14:textId="77777777" w:rsidR="009444A6" w:rsidRDefault="009444A6" w:rsidP="009444A6">
      <w:pPr>
        <w:pStyle w:val="ListParagraph"/>
        <w:numPr>
          <w:ilvl w:val="2"/>
          <w:numId w:val="4"/>
        </w:numPr>
      </w:pPr>
      <w:r>
        <w:t>AFS</w:t>
      </w:r>
    </w:p>
    <w:p w14:paraId="6007934B" w14:textId="77777777" w:rsidR="009444A6" w:rsidRDefault="009444A6" w:rsidP="009444A6">
      <w:pPr>
        <w:pStyle w:val="ListParagraph"/>
        <w:numPr>
          <w:ilvl w:val="3"/>
          <w:numId w:val="4"/>
        </w:numPr>
      </w:pPr>
      <w:r>
        <w:t>How it works</w:t>
      </w:r>
    </w:p>
    <w:p w14:paraId="1DAA92B1" w14:textId="77777777" w:rsidR="009444A6" w:rsidRDefault="009444A6" w:rsidP="009444A6">
      <w:pPr>
        <w:pStyle w:val="ListParagraph"/>
        <w:numPr>
          <w:ilvl w:val="3"/>
          <w:numId w:val="4"/>
        </w:numPr>
      </w:pPr>
      <w:r>
        <w:t>Does curtaining and charging happen with AFS?</w:t>
      </w:r>
    </w:p>
    <w:p w14:paraId="33CA601A" w14:textId="77777777" w:rsidR="009444A6" w:rsidRDefault="009444A6" w:rsidP="009444A6">
      <w:pPr>
        <w:pStyle w:val="ListParagraph"/>
        <w:numPr>
          <w:ilvl w:val="3"/>
          <w:numId w:val="4"/>
        </w:numPr>
      </w:pPr>
      <w:r>
        <w:t>Problems: contrast? Noise?</w:t>
      </w:r>
    </w:p>
    <w:p w14:paraId="75D58A14" w14:textId="77777777" w:rsidR="009444A6" w:rsidRDefault="009444A6" w:rsidP="009444A6">
      <w:pPr>
        <w:pStyle w:val="ListParagraph"/>
        <w:numPr>
          <w:ilvl w:val="2"/>
          <w:numId w:val="4"/>
        </w:numPr>
      </w:pPr>
      <w:r>
        <w:t>Heavy metal staining</w:t>
      </w:r>
    </w:p>
    <w:p w14:paraId="1C1F09CB" w14:textId="77777777" w:rsidR="009444A6" w:rsidRDefault="009444A6" w:rsidP="009444A6">
      <w:pPr>
        <w:pStyle w:val="ListParagraph"/>
        <w:numPr>
          <w:ilvl w:val="3"/>
          <w:numId w:val="4"/>
        </w:numPr>
      </w:pPr>
      <w:r>
        <w:t>How it works</w:t>
      </w:r>
    </w:p>
    <w:p w14:paraId="6DC77334" w14:textId="77777777" w:rsidR="009444A6" w:rsidRDefault="009444A6" w:rsidP="009444A6">
      <w:pPr>
        <w:pStyle w:val="ListParagraph"/>
        <w:numPr>
          <w:ilvl w:val="3"/>
          <w:numId w:val="4"/>
        </w:numPr>
      </w:pPr>
      <w:r>
        <w:t>Contrast is not a problem. Only noise?</w:t>
      </w:r>
    </w:p>
    <w:p w14:paraId="13C6A504" w14:textId="77777777" w:rsidR="009444A6" w:rsidRDefault="009444A6" w:rsidP="00A252FE">
      <w:pPr>
        <w:pStyle w:val="ListParagraph"/>
        <w:numPr>
          <w:ilvl w:val="0"/>
          <w:numId w:val="4"/>
        </w:numPr>
      </w:pPr>
    </w:p>
    <w:p w14:paraId="3E44386C" w14:textId="48816870" w:rsidR="00664D8D" w:rsidRPr="00054B39" w:rsidRDefault="00664D8D" w:rsidP="00AD26A6">
      <w:r>
        <w:br w:type="page"/>
      </w:r>
    </w:p>
    <w:p w14:paraId="1A332F7E" w14:textId="3ADB87C2" w:rsidR="008A5838" w:rsidRDefault="008A5838" w:rsidP="00A066D9">
      <w:pPr>
        <w:pStyle w:val="Heading1"/>
        <w:jc w:val="center"/>
      </w:pPr>
      <w:bookmarkStart w:id="25" w:name="_Toc168911856"/>
      <w:r>
        <w:lastRenderedPageBreak/>
        <w:t>Initialization</w:t>
      </w:r>
      <w:r w:rsidR="00B43001">
        <w:t xml:space="preserve"> and Utilization</w:t>
      </w:r>
      <w:bookmarkEnd w:id="25"/>
    </w:p>
    <w:p w14:paraId="63557A19" w14:textId="60651AEE" w:rsidR="00AA4CE8" w:rsidRDefault="00AA4CE8" w:rsidP="00AD26A6">
      <w:pPr>
        <w:pStyle w:val="Heading2"/>
      </w:pPr>
      <w:bookmarkStart w:id="26" w:name="_Toc168911857"/>
      <w:proofErr w:type="spellStart"/>
      <w:r>
        <w:t>Miniconda</w:t>
      </w:r>
      <w:bookmarkEnd w:id="26"/>
      <w:proofErr w:type="spellEnd"/>
    </w:p>
    <w:p w14:paraId="2E69562C" w14:textId="77777777" w:rsidR="0002372B" w:rsidRDefault="00190F49" w:rsidP="00AD26A6">
      <w:r>
        <w:t xml:space="preserve">The processing application is best run with </w:t>
      </w:r>
      <w:proofErr w:type="spellStart"/>
      <w:r>
        <w:t>Miniconda</w:t>
      </w:r>
      <w:proofErr w:type="spellEnd"/>
      <w:r w:rsidR="00B50454">
        <w:t xml:space="preserve"> or Anaconda</w:t>
      </w:r>
      <w:r>
        <w:t xml:space="preserve">, </w:t>
      </w:r>
      <w:r w:rsidR="00B50454">
        <w:t xml:space="preserve">which are tools </w:t>
      </w:r>
      <w:r>
        <w:t xml:space="preserve">for </w:t>
      </w:r>
      <w:r w:rsidR="00B50454">
        <w:t xml:space="preserve">managing Python environments and packages. </w:t>
      </w:r>
      <w:proofErr w:type="spellStart"/>
      <w:r w:rsidR="00CC26DC">
        <w:t>Miniconda</w:t>
      </w:r>
      <w:proofErr w:type="spellEnd"/>
      <w:r w:rsidR="00CC26DC">
        <w:t xml:space="preserve"> is </w:t>
      </w:r>
      <w:r w:rsidR="006F1AED">
        <w:t>a free minimal installer</w:t>
      </w:r>
      <w:r w:rsidR="00142D4C">
        <w:t xml:space="preserve"> for </w:t>
      </w:r>
      <w:proofErr w:type="spellStart"/>
      <w:r w:rsidR="006F1AED">
        <w:t>c</w:t>
      </w:r>
      <w:r w:rsidR="00142D4C">
        <w:t>onda</w:t>
      </w:r>
      <w:proofErr w:type="spellEnd"/>
      <w:r w:rsidR="00142D4C">
        <w:t xml:space="preserve">, </w:t>
      </w:r>
      <w:r w:rsidR="00F17996">
        <w:t xml:space="preserve">the package and environment management system. </w:t>
      </w:r>
    </w:p>
    <w:p w14:paraId="4690A3FC" w14:textId="281450B7" w:rsidR="00436DB2" w:rsidRDefault="00436DB2" w:rsidP="00AD26A6">
      <w:r>
        <w:t xml:space="preserve">Install </w:t>
      </w:r>
      <w:proofErr w:type="spellStart"/>
      <w:r>
        <w:t>Miniconda</w:t>
      </w:r>
      <w:proofErr w:type="spellEnd"/>
      <w:r>
        <w:t xml:space="preserve"> by following the instructions in this website</w:t>
      </w:r>
      <w:r w:rsidR="00ED5507">
        <w:t>.</w:t>
      </w:r>
    </w:p>
    <w:p w14:paraId="506BE6CE" w14:textId="61547648" w:rsidR="00AA4CE8" w:rsidRDefault="00C30515" w:rsidP="00436DB2">
      <w:pPr>
        <w:ind w:firstLine="720"/>
      </w:pPr>
      <w:hyperlink r:id="rId22" w:history="1">
        <w:r w:rsidR="00436DB2" w:rsidRPr="0017098F">
          <w:rPr>
            <w:rStyle w:val="Hyperlink"/>
          </w:rPr>
          <w:t>https://docs.anaconda.com/free/miniconda/miniconda-install/</w:t>
        </w:r>
      </w:hyperlink>
      <w:r w:rsidR="00436DB2">
        <w:t xml:space="preserve"> </w:t>
      </w:r>
    </w:p>
    <w:p w14:paraId="3322AD8B" w14:textId="5B55F3B7" w:rsidR="00506673" w:rsidRDefault="00C30515" w:rsidP="00AD26A6">
      <w:r>
        <w:pict w14:anchorId="0B739EDB">
          <v:rect id="_x0000_i1025" style="width:0;height:1.5pt" o:hralign="center" o:hrstd="t" o:hr="t" fillcolor="#a0a0a0" stroked="f"/>
        </w:pict>
      </w:r>
    </w:p>
    <w:p w14:paraId="4031A39C" w14:textId="55298CFB" w:rsidR="00257553" w:rsidRDefault="00ED5507" w:rsidP="00AD26A6">
      <w:r>
        <w:t xml:space="preserve">Once </w:t>
      </w:r>
      <w:proofErr w:type="spellStart"/>
      <w:r>
        <w:t>Miniconda</w:t>
      </w:r>
      <w:proofErr w:type="spellEnd"/>
      <w:r>
        <w:t xml:space="preserve"> is installed, launch the terminal</w:t>
      </w:r>
      <w:r w:rsidR="00E714BF">
        <w:t xml:space="preserve"> </w:t>
      </w:r>
      <w:r w:rsidR="00424C04">
        <w:t xml:space="preserve">by opening the Anaconda Prompt (Miniconda3) </w:t>
      </w:r>
      <w:r w:rsidR="002A6787">
        <w:t>program.</w:t>
      </w:r>
      <w:r w:rsidR="00965AD2">
        <w:t xml:space="preserve"> </w:t>
      </w:r>
      <w:r w:rsidR="00506673">
        <w:t>In case the program</w:t>
      </w:r>
      <w:r w:rsidR="002A6787">
        <w:t xml:space="preserve"> cannot be found, simply type the program name into the search bar of the operating system. </w:t>
      </w:r>
    </w:p>
    <w:p w14:paraId="5876F7A5" w14:textId="348728B6" w:rsidR="0000471E" w:rsidRDefault="0023755B" w:rsidP="00AD26A6">
      <w:r>
        <w:t xml:space="preserve"> </w:t>
      </w:r>
    </w:p>
    <w:p w14:paraId="53BD135D" w14:textId="20246C82" w:rsidR="00EE254E" w:rsidRDefault="00EE254E" w:rsidP="00D712AE">
      <w:pPr>
        <w:jc w:val="center"/>
      </w:pPr>
      <w:r w:rsidRPr="00EE254E">
        <w:rPr>
          <w:noProof/>
        </w:rPr>
        <w:drawing>
          <wp:inline distT="0" distB="0" distL="0" distR="0" wp14:anchorId="18314434" wp14:editId="36137DC3">
            <wp:extent cx="4624067" cy="255778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62" t="988" r="513" b="1125"/>
                    <a:stretch/>
                  </pic:blipFill>
                  <pic:spPr bwMode="auto">
                    <a:xfrm>
                      <a:off x="0" y="0"/>
                      <a:ext cx="4628879" cy="256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 xml:space="preserve">Figure 1. </w:t>
      </w:r>
      <w:r w:rsidR="00965AD2">
        <w:t xml:space="preserve">The terminal </w:t>
      </w:r>
      <w:r w:rsidR="002F164C">
        <w:t xml:space="preserve">or command-line interface </w:t>
      </w:r>
      <w:r w:rsidR="00BB0531">
        <w:t xml:space="preserve">(CLI) </w:t>
      </w:r>
      <w:r w:rsidR="00965AD2">
        <w:t xml:space="preserve">of </w:t>
      </w:r>
      <w:proofErr w:type="spellStart"/>
      <w:r w:rsidR="00965AD2">
        <w:t>Miniconda</w:t>
      </w:r>
      <w:proofErr w:type="spellEnd"/>
      <w:r w:rsidR="00965AD2">
        <w:t xml:space="preserve">. </w:t>
      </w:r>
      <w:r w:rsidR="00BF5F9A">
        <w:t xml:space="preserve">                                                                                    </w:t>
      </w:r>
      <w:r w:rsidR="00965AD2">
        <w:t xml:space="preserve">This </w:t>
      </w:r>
      <w:r w:rsidR="00DA1019">
        <w:t xml:space="preserve">Anaconda Prompt </w:t>
      </w:r>
      <w:r w:rsidR="00965AD2">
        <w:t xml:space="preserve">provides a way to interact with the </w:t>
      </w:r>
      <w:proofErr w:type="spellStart"/>
      <w:r w:rsidR="00965AD2">
        <w:t>Conda</w:t>
      </w:r>
      <w:proofErr w:type="spellEnd"/>
      <w:r w:rsidR="00965AD2">
        <w:t xml:space="preserve"> package manager</w:t>
      </w:r>
      <w:r w:rsidR="007B0927">
        <w:t xml:space="preserve">.                                         </w:t>
      </w:r>
      <w:r w:rsidR="0062142F">
        <w:t xml:space="preserve">        </w:t>
      </w:r>
      <w:r w:rsidR="0027590C">
        <w:t xml:space="preserve">Instead of </w:t>
      </w:r>
      <w:r w:rsidR="0062142F">
        <w:t xml:space="preserve">a </w:t>
      </w:r>
      <w:r w:rsidR="0027590C">
        <w:t>GUI</w:t>
      </w:r>
      <w:r w:rsidR="003A271C">
        <w:t xml:space="preserve"> in which the user interacts with the operating system via buttons,</w:t>
      </w:r>
      <w:r w:rsidR="001E7201">
        <w:t xml:space="preserve"> </w:t>
      </w:r>
      <w:r w:rsidR="00D712AE">
        <w:t xml:space="preserve">                                                           the terminal or the CLI takes lines </w:t>
      </w:r>
      <w:r w:rsidR="008E30A1">
        <w:t>of text</w:t>
      </w:r>
      <w:r w:rsidR="00154953">
        <w:t xml:space="preserve"> or command-lines</w:t>
      </w:r>
      <w:r w:rsidR="00C70BF9">
        <w:t xml:space="preserve"> </w:t>
      </w:r>
      <w:r w:rsidR="00F96658">
        <w:t xml:space="preserve">as input </w:t>
      </w:r>
      <w:r w:rsidR="00E9372E">
        <w:t>from the user</w:t>
      </w:r>
      <w:r w:rsidR="00BB0531">
        <w:t>.</w:t>
      </w:r>
    </w:p>
    <w:p w14:paraId="7B60E7FC" w14:textId="77777777" w:rsidR="007D66B0" w:rsidRDefault="007D66B0" w:rsidP="00AD26A6"/>
    <w:p w14:paraId="45D7B512" w14:textId="4367194B" w:rsidR="00531FDF" w:rsidRDefault="00F90BF9" w:rsidP="00AD26A6">
      <w:r>
        <w:t>A v</w:t>
      </w:r>
      <w:r w:rsidR="00CE012D">
        <w:t>irtual environment</w:t>
      </w:r>
      <w:r w:rsidR="00566D4D">
        <w:t xml:space="preserve"> </w:t>
      </w:r>
      <w:r>
        <w:t xml:space="preserve">is a useful tool </w:t>
      </w:r>
      <w:r w:rsidR="00566D4D">
        <w:t xml:space="preserve">within </w:t>
      </w:r>
      <w:proofErr w:type="spellStart"/>
      <w:r w:rsidR="00566D4D">
        <w:t>Miniconda</w:t>
      </w:r>
      <w:proofErr w:type="spellEnd"/>
      <w:r w:rsidR="00566D4D">
        <w:t xml:space="preserve"> to ensure that dependencies</w:t>
      </w:r>
      <w:r w:rsidR="00C23A24">
        <w:t xml:space="preserve"> (such as Python and package versions)</w:t>
      </w:r>
      <w:r w:rsidR="00566D4D">
        <w:t xml:space="preserve"> of a project can be kept isolated </w:t>
      </w:r>
      <w:r w:rsidR="005727EF">
        <w:t xml:space="preserve">from other projects. Create a virtual environment for the processing application by </w:t>
      </w:r>
      <w:r w:rsidR="00BE42DE">
        <w:t>typing the following command-line in the terminal and afterwards clicking Enter:</w:t>
      </w:r>
    </w:p>
    <w:p w14:paraId="69377F71" w14:textId="032EFA21" w:rsidR="002C7274" w:rsidRPr="008F371C" w:rsidRDefault="00BE42DE" w:rsidP="00AD26A6">
      <w:pPr>
        <w:rPr>
          <w:color w:val="FFF2CC" w:themeColor="accent4" w:themeTint="33"/>
          <w:sz w:val="24"/>
          <w:szCs w:val="24"/>
        </w:rPr>
      </w:pPr>
      <w:r>
        <w:tab/>
      </w:r>
      <w:proofErr w:type="spellStart"/>
      <w:r w:rsidR="003F17C8" w:rsidRPr="004C189C">
        <w:rPr>
          <w:color w:val="FFF2CC" w:themeColor="accent4" w:themeTint="33"/>
          <w:sz w:val="24"/>
          <w:szCs w:val="24"/>
          <w:highlight w:val="black"/>
        </w:rPr>
        <w:t>conda</w:t>
      </w:r>
      <w:proofErr w:type="spellEnd"/>
      <w:r w:rsidR="003F17C8" w:rsidRPr="004C189C">
        <w:rPr>
          <w:color w:val="FFF2CC" w:themeColor="accent4" w:themeTint="33"/>
          <w:sz w:val="24"/>
          <w:szCs w:val="24"/>
          <w:highlight w:val="black"/>
        </w:rPr>
        <w:t xml:space="preserve"> create -n </w:t>
      </w:r>
      <w:proofErr w:type="spellStart"/>
      <w:r w:rsidR="003F17C8" w:rsidRPr="004C189C">
        <w:rPr>
          <w:color w:val="FFF2CC" w:themeColor="accent4" w:themeTint="33"/>
          <w:sz w:val="24"/>
          <w:szCs w:val="24"/>
          <w:highlight w:val="black"/>
        </w:rPr>
        <w:t>napari</w:t>
      </w:r>
      <w:proofErr w:type="spellEnd"/>
      <w:r w:rsidR="003F17C8" w:rsidRPr="004C189C">
        <w:rPr>
          <w:color w:val="FFF2CC" w:themeColor="accent4" w:themeTint="33"/>
          <w:sz w:val="24"/>
          <w:szCs w:val="24"/>
          <w:highlight w:val="black"/>
        </w:rPr>
        <w:t xml:space="preserve">-environment python=3.11 </w:t>
      </w:r>
      <w:proofErr w:type="spellStart"/>
      <w:r w:rsidR="003F17C8" w:rsidRPr="004C189C">
        <w:rPr>
          <w:color w:val="FFF2CC" w:themeColor="accent4" w:themeTint="33"/>
          <w:sz w:val="24"/>
          <w:szCs w:val="24"/>
          <w:highlight w:val="black"/>
        </w:rPr>
        <w:t>napari</w:t>
      </w:r>
      <w:proofErr w:type="spellEnd"/>
      <w:r w:rsidR="003F17C8" w:rsidRPr="004C189C">
        <w:rPr>
          <w:color w:val="FFF2CC" w:themeColor="accent4" w:themeTint="33"/>
          <w:sz w:val="24"/>
          <w:szCs w:val="24"/>
          <w:highlight w:val="black"/>
        </w:rPr>
        <w:t xml:space="preserve"> </w:t>
      </w:r>
      <w:proofErr w:type="spellStart"/>
      <w:r w:rsidR="003F17C8" w:rsidRPr="004C189C">
        <w:rPr>
          <w:color w:val="FFF2CC" w:themeColor="accent4" w:themeTint="33"/>
          <w:sz w:val="24"/>
          <w:szCs w:val="24"/>
          <w:highlight w:val="black"/>
        </w:rPr>
        <w:t>pyqt</w:t>
      </w:r>
      <w:proofErr w:type="spellEnd"/>
      <w:r w:rsidR="003F17C8" w:rsidRPr="004C189C">
        <w:rPr>
          <w:color w:val="FFF2CC" w:themeColor="accent4" w:themeTint="33"/>
          <w:sz w:val="24"/>
          <w:szCs w:val="24"/>
          <w:highlight w:val="black"/>
        </w:rPr>
        <w:t xml:space="preserve"> -c </w:t>
      </w:r>
      <w:proofErr w:type="spellStart"/>
      <w:r w:rsidR="003F17C8" w:rsidRPr="004C189C">
        <w:rPr>
          <w:color w:val="FFF2CC" w:themeColor="accent4" w:themeTint="33"/>
          <w:sz w:val="24"/>
          <w:szCs w:val="24"/>
          <w:highlight w:val="black"/>
        </w:rPr>
        <w:t>conda</w:t>
      </w:r>
      <w:proofErr w:type="spellEnd"/>
      <w:r w:rsidR="003F17C8" w:rsidRPr="004C189C">
        <w:rPr>
          <w:color w:val="FFF2CC" w:themeColor="accent4" w:themeTint="33"/>
          <w:sz w:val="24"/>
          <w:szCs w:val="24"/>
          <w:highlight w:val="black"/>
        </w:rPr>
        <w:t>-forge</w:t>
      </w:r>
    </w:p>
    <w:p w14:paraId="30A8C97A" w14:textId="77777777" w:rsidR="005B439F" w:rsidRDefault="005B439F" w:rsidP="00AD26A6"/>
    <w:p w14:paraId="11111337" w14:textId="7FA9D04B" w:rsidR="007C2982" w:rsidRDefault="00CB6B34" w:rsidP="00AD26A6">
      <w:r>
        <w:t xml:space="preserve">Continue the creation of the virtual environment by </w:t>
      </w:r>
      <w:r w:rsidR="004C189C">
        <w:t>entering “y” or simply clicking Enter</w:t>
      </w:r>
      <w:r w:rsidR="00DD28FD">
        <w:t xml:space="preserve"> after this prompt</w:t>
      </w:r>
      <w:r w:rsidR="004C189C">
        <w:t>.</w:t>
      </w:r>
    </w:p>
    <w:p w14:paraId="609B7301" w14:textId="68A24505" w:rsidR="00531FDF" w:rsidRDefault="00F05DE5" w:rsidP="002E51A5">
      <w:pPr>
        <w:ind w:firstLine="720"/>
      </w:pPr>
      <w:r w:rsidRPr="00F05DE5">
        <w:rPr>
          <w:noProof/>
        </w:rPr>
        <w:drawing>
          <wp:inline distT="0" distB="0" distL="0" distR="0" wp14:anchorId="343EBBD1" wp14:editId="52BC6EF8">
            <wp:extent cx="1440000" cy="220707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92" t="5089" r="14121" b="36055"/>
                    <a:stretch/>
                  </pic:blipFill>
                  <pic:spPr bwMode="auto">
                    <a:xfrm>
                      <a:off x="0" y="0"/>
                      <a:ext cx="1440000" cy="22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073D7" w14:textId="2D7A0557" w:rsidR="000723B5" w:rsidRDefault="00CB7657" w:rsidP="000723B5">
      <w:r>
        <w:lastRenderedPageBreak/>
        <w:t xml:space="preserve">Activate the virtual environment </w:t>
      </w:r>
      <w:r w:rsidR="008D5DA7">
        <w:t>with</w:t>
      </w:r>
      <w:r>
        <w:t xml:space="preserve"> this command-line:</w:t>
      </w:r>
    </w:p>
    <w:p w14:paraId="4A75715B" w14:textId="529D2303" w:rsidR="00CB7657" w:rsidRDefault="00CB7657" w:rsidP="000723B5">
      <w:pPr>
        <w:rPr>
          <w:color w:val="FFF2CC" w:themeColor="accent4" w:themeTint="33"/>
          <w:sz w:val="24"/>
          <w:szCs w:val="24"/>
        </w:rPr>
      </w:pPr>
      <w:r>
        <w:tab/>
      </w:r>
      <w:proofErr w:type="spellStart"/>
      <w:r w:rsidRPr="004C189C">
        <w:rPr>
          <w:color w:val="FFF2CC" w:themeColor="accent4" w:themeTint="33"/>
          <w:sz w:val="24"/>
          <w:szCs w:val="24"/>
          <w:highlight w:val="black"/>
        </w:rPr>
        <w:t>conda</w:t>
      </w:r>
      <w:proofErr w:type="spellEnd"/>
      <w:r w:rsidRPr="004C189C">
        <w:rPr>
          <w:color w:val="FFF2CC" w:themeColor="accent4" w:themeTint="33"/>
          <w:sz w:val="24"/>
          <w:szCs w:val="24"/>
          <w:highlight w:val="black"/>
        </w:rPr>
        <w:t xml:space="preserve"> </w:t>
      </w:r>
      <w:r>
        <w:rPr>
          <w:color w:val="FFF2CC" w:themeColor="accent4" w:themeTint="33"/>
          <w:sz w:val="24"/>
          <w:szCs w:val="24"/>
          <w:highlight w:val="black"/>
        </w:rPr>
        <w:t xml:space="preserve">activate </w:t>
      </w:r>
      <w:proofErr w:type="spellStart"/>
      <w:r w:rsidRPr="004C189C">
        <w:rPr>
          <w:color w:val="FFF2CC" w:themeColor="accent4" w:themeTint="33"/>
          <w:sz w:val="24"/>
          <w:szCs w:val="24"/>
          <w:highlight w:val="black"/>
        </w:rPr>
        <w:t>napari</w:t>
      </w:r>
      <w:proofErr w:type="spellEnd"/>
      <w:r w:rsidRPr="004C189C">
        <w:rPr>
          <w:color w:val="FFF2CC" w:themeColor="accent4" w:themeTint="33"/>
          <w:sz w:val="24"/>
          <w:szCs w:val="24"/>
          <w:highlight w:val="black"/>
        </w:rPr>
        <w:t>-environment</w:t>
      </w:r>
    </w:p>
    <w:p w14:paraId="2C24FC94" w14:textId="77777777" w:rsidR="00C5534E" w:rsidRPr="00EF0125" w:rsidRDefault="00C5534E" w:rsidP="000723B5">
      <w:pPr>
        <w:rPr>
          <w:sz w:val="24"/>
          <w:szCs w:val="24"/>
        </w:rPr>
      </w:pPr>
    </w:p>
    <w:p w14:paraId="6BD1CD95" w14:textId="07FC9341" w:rsidR="000E0BD7" w:rsidRDefault="000E0BD7" w:rsidP="004C189C">
      <w:r>
        <w:t>The virtual environment is activated once the prompt changes</w:t>
      </w:r>
    </w:p>
    <w:p w14:paraId="4C772904" w14:textId="0C1EA36F" w:rsidR="00853BE5" w:rsidRDefault="005B439F" w:rsidP="005B439F">
      <w:pPr>
        <w:ind w:firstLine="720"/>
      </w:pPr>
      <w:r>
        <w:t xml:space="preserve">from </w:t>
      </w:r>
      <w:r>
        <w:tab/>
      </w:r>
      <w:r w:rsidR="00853BE5" w:rsidRPr="00853BE5">
        <w:rPr>
          <w:noProof/>
        </w:rPr>
        <w:drawing>
          <wp:inline distT="0" distB="0" distL="0" distR="0" wp14:anchorId="3198E66F" wp14:editId="50C7D87D">
            <wp:extent cx="3060000" cy="19311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4004" b="17507"/>
                    <a:stretch/>
                  </pic:blipFill>
                  <pic:spPr bwMode="auto">
                    <a:xfrm>
                      <a:off x="0" y="0"/>
                      <a:ext cx="3060000" cy="193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ED953" w14:textId="6102A6CF" w:rsidR="00FC3CEF" w:rsidRDefault="005B439F" w:rsidP="005B439F">
      <w:pPr>
        <w:ind w:firstLine="720"/>
      </w:pPr>
      <w:r>
        <w:t xml:space="preserve">to </w:t>
      </w:r>
      <w:r>
        <w:tab/>
      </w:r>
      <w:r w:rsidR="00FC3CEF" w:rsidRPr="00FC3CEF">
        <w:rPr>
          <w:noProof/>
        </w:rPr>
        <w:drawing>
          <wp:inline distT="0" distB="0" distL="0" distR="0" wp14:anchorId="0D59838F" wp14:editId="2A73B2ED">
            <wp:extent cx="4356000" cy="186683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33" t="20180" b="21487"/>
                    <a:stretch/>
                  </pic:blipFill>
                  <pic:spPr bwMode="auto">
                    <a:xfrm>
                      <a:off x="0" y="0"/>
                      <a:ext cx="4356000" cy="186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5C1BA" w14:textId="77777777" w:rsidR="00C5534E" w:rsidRDefault="00C5534E" w:rsidP="005B439F">
      <w:pPr>
        <w:ind w:firstLine="720"/>
      </w:pPr>
    </w:p>
    <w:p w14:paraId="0229948F" w14:textId="13C47C57" w:rsidR="00C93AA8" w:rsidRDefault="00EF0125" w:rsidP="004C189C">
      <w:r>
        <w:t xml:space="preserve">Test if the virtual environment is successfully created and </w:t>
      </w:r>
      <w:proofErr w:type="spellStart"/>
      <w:r>
        <w:t>napari</w:t>
      </w:r>
      <w:proofErr w:type="spellEnd"/>
      <w:r>
        <w:t xml:space="preserve"> is properly installed</w:t>
      </w:r>
      <w:r w:rsidR="008D5DA7">
        <w:t xml:space="preserve"> with</w:t>
      </w:r>
      <w:r>
        <w:t xml:space="preserve"> this command-line</w:t>
      </w:r>
      <w:r w:rsidR="006D574A">
        <w:t xml:space="preserve">, which launches the </w:t>
      </w:r>
      <w:proofErr w:type="spellStart"/>
      <w:r w:rsidR="006D574A">
        <w:t>napari</w:t>
      </w:r>
      <w:proofErr w:type="spellEnd"/>
      <w:r w:rsidR="006D574A">
        <w:t xml:space="preserve"> window</w:t>
      </w:r>
      <w:r>
        <w:t>:</w:t>
      </w:r>
    </w:p>
    <w:p w14:paraId="5DF2E86A" w14:textId="79161426" w:rsidR="00EF0125" w:rsidRDefault="00EF0125" w:rsidP="004C189C">
      <w:pPr>
        <w:rPr>
          <w:color w:val="FFF2CC" w:themeColor="accent4" w:themeTint="33"/>
          <w:sz w:val="24"/>
          <w:szCs w:val="24"/>
        </w:rPr>
      </w:pPr>
      <w:r>
        <w:tab/>
      </w:r>
      <w:proofErr w:type="spellStart"/>
      <w:r w:rsidR="00CB2452">
        <w:rPr>
          <w:color w:val="FFF2CC" w:themeColor="accent4" w:themeTint="33"/>
          <w:sz w:val="24"/>
          <w:szCs w:val="24"/>
          <w:highlight w:val="black"/>
        </w:rPr>
        <w:t>n</w:t>
      </w:r>
      <w:r w:rsidRPr="004C189C">
        <w:rPr>
          <w:color w:val="FFF2CC" w:themeColor="accent4" w:themeTint="33"/>
          <w:sz w:val="24"/>
          <w:szCs w:val="24"/>
          <w:highlight w:val="black"/>
        </w:rPr>
        <w:t>apari</w:t>
      </w:r>
      <w:proofErr w:type="spellEnd"/>
    </w:p>
    <w:p w14:paraId="7EDF9A25" w14:textId="77777777" w:rsidR="00C5534E" w:rsidRDefault="00C5534E" w:rsidP="004C189C">
      <w:pPr>
        <w:rPr>
          <w:color w:val="FFF2CC" w:themeColor="accent4" w:themeTint="33"/>
          <w:sz w:val="24"/>
          <w:szCs w:val="24"/>
        </w:rPr>
      </w:pPr>
    </w:p>
    <w:p w14:paraId="599A0987" w14:textId="225D6A74" w:rsidR="00C93AA8" w:rsidRDefault="00CB2452" w:rsidP="00C93AA8">
      <w:r>
        <w:t xml:space="preserve">The </w:t>
      </w:r>
      <w:proofErr w:type="spellStart"/>
      <w:r>
        <w:t>napari</w:t>
      </w:r>
      <w:proofErr w:type="spellEnd"/>
      <w:r w:rsidR="006D574A">
        <w:t xml:space="preserve"> interface</w:t>
      </w:r>
      <w:r>
        <w:t xml:space="preserve"> should appear </w:t>
      </w:r>
      <w:r w:rsidR="00FE233B">
        <w:t>in a several seconds to a minute. Close</w:t>
      </w:r>
      <w:r w:rsidR="004169E1">
        <w:t xml:space="preserve"> the window before installing the plugin.</w:t>
      </w:r>
    </w:p>
    <w:p w14:paraId="26510055" w14:textId="26AB15FA" w:rsidR="004C189C" w:rsidRDefault="00C30515" w:rsidP="004C189C">
      <w:r>
        <w:pict w14:anchorId="60FEB678">
          <v:rect id="_x0000_i1026" style="width:0;height:1.5pt" o:hralign="center" o:hrstd="t" o:hr="t" fillcolor="#a0a0a0" stroked="f"/>
        </w:pict>
      </w:r>
    </w:p>
    <w:p w14:paraId="1EAD6645" w14:textId="71C96944" w:rsidR="00CB1759" w:rsidRDefault="00553FCC" w:rsidP="004C189C">
      <w:r>
        <w:t xml:space="preserve">Once </w:t>
      </w:r>
      <w:proofErr w:type="spellStart"/>
      <w:r>
        <w:t>napari</w:t>
      </w:r>
      <w:proofErr w:type="spellEnd"/>
      <w:r>
        <w:t xml:space="preserve"> is ready, </w:t>
      </w:r>
      <w:r w:rsidR="005A0C96">
        <w:t>the image processing plugin can be installed</w:t>
      </w:r>
      <w:r w:rsidR="00CB1759">
        <w:t xml:space="preserve"> into the virtual environment</w:t>
      </w:r>
      <w:r w:rsidR="00FF57EA">
        <w:t>.</w:t>
      </w:r>
    </w:p>
    <w:p w14:paraId="0676FD8C" w14:textId="258EB2CC" w:rsidR="00355FD8" w:rsidRDefault="00FF57EA" w:rsidP="00355FD8">
      <w:r>
        <w:t xml:space="preserve">Move to the directory containing the </w:t>
      </w:r>
      <w:r w:rsidR="00CB0BEF">
        <w:t xml:space="preserve">plugin. For Windows OS, it is important that the </w:t>
      </w:r>
      <w:r w:rsidR="006A2787">
        <w:t xml:space="preserve">folder path is enclosed in parentheses and each folder name is separated by a double backslash. </w:t>
      </w:r>
      <w:r w:rsidR="005A2F73">
        <w:t>The folder path will differ per user depending on where the</w:t>
      </w:r>
      <w:r w:rsidR="00EB62E6">
        <w:t xml:space="preserve">y placed </w:t>
      </w:r>
      <w:r w:rsidR="005A2F73">
        <w:t xml:space="preserve">the plugin folder. </w:t>
      </w:r>
    </w:p>
    <w:p w14:paraId="410FE4B5" w14:textId="3B6AACE1" w:rsidR="00355FD8" w:rsidRDefault="008E409B" w:rsidP="00355FD8">
      <w:pPr>
        <w:ind w:left="720"/>
      </w:pPr>
      <w:r>
        <w:t>Determine the folder path name by going to the</w:t>
      </w:r>
      <w:r w:rsidR="00771108">
        <w:t xml:space="preserve"> location of the plugin folder. </w:t>
      </w:r>
      <w:r w:rsidR="00355FD8">
        <w:t>C</w:t>
      </w:r>
      <w:r w:rsidR="00771108">
        <w:t>opy the folder path</w:t>
      </w:r>
      <w:r w:rsidR="00355FD8">
        <w:t>.</w:t>
      </w:r>
    </w:p>
    <w:p w14:paraId="2F4506D6" w14:textId="19C5BADD" w:rsidR="00771108" w:rsidRDefault="00771108" w:rsidP="00355FD8">
      <w:pPr>
        <w:ind w:left="720"/>
      </w:pPr>
      <w:r w:rsidRPr="00771108">
        <w:rPr>
          <w:noProof/>
        </w:rPr>
        <w:drawing>
          <wp:inline distT="0" distB="0" distL="0" distR="0" wp14:anchorId="3156E48A" wp14:editId="18AC5A91">
            <wp:extent cx="5637474" cy="61434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3872" cy="6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0C88D" w14:textId="77777777" w:rsidR="00355FD8" w:rsidRDefault="00355FD8" w:rsidP="0035002A">
      <w:pPr>
        <w:ind w:firstLine="720"/>
      </w:pPr>
    </w:p>
    <w:p w14:paraId="43E03CFA" w14:textId="31770564" w:rsidR="00FF57EA" w:rsidRDefault="00531D9C" w:rsidP="0035002A">
      <w:pPr>
        <w:ind w:firstLine="720"/>
      </w:pPr>
      <w:r>
        <w:t>Then, e</w:t>
      </w:r>
      <w:r w:rsidR="00104E57">
        <w:t>xecute this command-line</w:t>
      </w:r>
      <w:r w:rsidR="00887397">
        <w:t xml:space="preserve"> in the</w:t>
      </w:r>
      <w:r>
        <w:t xml:space="preserve"> </w:t>
      </w:r>
      <w:proofErr w:type="spellStart"/>
      <w:r>
        <w:t>Miniconda</w:t>
      </w:r>
      <w:proofErr w:type="spellEnd"/>
      <w:r w:rsidR="00887397">
        <w:t xml:space="preserve"> terminal</w:t>
      </w:r>
      <w:r w:rsidR="005A2F73">
        <w:t xml:space="preserve">: </w:t>
      </w:r>
    </w:p>
    <w:p w14:paraId="02172FEF" w14:textId="5D75C92B" w:rsidR="00160198" w:rsidRDefault="00FA09C6" w:rsidP="004C189C">
      <w:r>
        <w:tab/>
      </w:r>
      <w:r w:rsidR="0035002A">
        <w:tab/>
      </w:r>
      <w:r>
        <w:t>cd</w:t>
      </w:r>
      <w:r w:rsidR="00160198">
        <w:t xml:space="preserve"> “</w:t>
      </w:r>
      <w:proofErr w:type="spellStart"/>
      <w:r w:rsidR="00160198">
        <w:t>folder_path</w:t>
      </w:r>
      <w:r w:rsidR="00771108">
        <w:t>_name</w:t>
      </w:r>
      <w:r w:rsidR="00160198">
        <w:t>_to_plugin</w:t>
      </w:r>
      <w:proofErr w:type="spellEnd"/>
      <w:r w:rsidR="00160198">
        <w:t>”</w:t>
      </w:r>
    </w:p>
    <w:p w14:paraId="17AE4E63" w14:textId="4076051E" w:rsidR="006A2787" w:rsidRDefault="005A2F73" w:rsidP="004C189C">
      <w:r>
        <w:tab/>
      </w:r>
      <w:r w:rsidR="0035002A">
        <w:tab/>
      </w:r>
      <w:r>
        <w:t>Example: cd</w:t>
      </w:r>
      <w:r w:rsidR="00FA09C6">
        <w:t xml:space="preserve"> “</w:t>
      </w:r>
      <w:r w:rsidR="00BB6689" w:rsidRPr="00BB6689">
        <w:t>C:\</w:t>
      </w:r>
      <w:r w:rsidR="00BB6689">
        <w:t>\</w:t>
      </w:r>
      <w:r w:rsidR="00BB6689" w:rsidRPr="00BB6689">
        <w:t>Users</w:t>
      </w:r>
      <w:r w:rsidR="00BB6689">
        <w:t>\</w:t>
      </w:r>
      <w:r w:rsidR="00BB6689" w:rsidRPr="00BB6689">
        <w:t>\Z836237</w:t>
      </w:r>
      <w:r w:rsidR="00BB6689">
        <w:t>\\</w:t>
      </w:r>
      <w:r w:rsidR="00581D85">
        <w:t>Documents\\</w:t>
      </w:r>
      <w:r w:rsidR="00BB6689">
        <w:t>image-processing-plugin”</w:t>
      </w:r>
    </w:p>
    <w:p w14:paraId="7E81D694" w14:textId="77777777" w:rsidR="00581D85" w:rsidRDefault="00581D85" w:rsidP="004C189C"/>
    <w:p w14:paraId="1E1B1E32" w14:textId="19F624AA" w:rsidR="00581D85" w:rsidRDefault="00581D85" w:rsidP="004C189C">
      <w:r>
        <w:t xml:space="preserve">The current directory </w:t>
      </w:r>
      <w:r w:rsidR="00870493">
        <w:t xml:space="preserve">is shown in the prompt. </w:t>
      </w:r>
    </w:p>
    <w:p w14:paraId="1A026644" w14:textId="784C35AC" w:rsidR="00870493" w:rsidRDefault="00322F80" w:rsidP="002E51A5">
      <w:pPr>
        <w:ind w:firstLine="720"/>
      </w:pPr>
      <w:r w:rsidRPr="00322F80">
        <w:rPr>
          <w:noProof/>
        </w:rPr>
        <w:drawing>
          <wp:inline distT="0" distB="0" distL="0" distR="0" wp14:anchorId="1F79E778" wp14:editId="19331CC5">
            <wp:extent cx="5943600" cy="2137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0232"/>
                    <a:stretch/>
                  </pic:blipFill>
                  <pic:spPr bwMode="auto">
                    <a:xfrm>
                      <a:off x="0" y="0"/>
                      <a:ext cx="5943600" cy="21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EF999" w14:textId="77777777" w:rsidR="005A0C96" w:rsidRDefault="005A0C96" w:rsidP="004C189C"/>
    <w:p w14:paraId="3721D03D" w14:textId="7220A34B" w:rsidR="00865DEE" w:rsidRDefault="00865DEE" w:rsidP="004C189C">
      <w:r>
        <w:t xml:space="preserve">Install the plugin </w:t>
      </w:r>
      <w:r w:rsidR="00572822">
        <w:t>with this command-line:</w:t>
      </w:r>
    </w:p>
    <w:p w14:paraId="59D2157A" w14:textId="5DD48D26" w:rsidR="00572822" w:rsidRDefault="00572822" w:rsidP="004C189C">
      <w:r>
        <w:tab/>
      </w:r>
      <w:r w:rsidRPr="00572822">
        <w:rPr>
          <w:color w:val="FFF2CC" w:themeColor="accent4" w:themeTint="33"/>
          <w:sz w:val="24"/>
          <w:szCs w:val="24"/>
          <w:highlight w:val="black"/>
        </w:rPr>
        <w:t>pip install .</w:t>
      </w:r>
    </w:p>
    <w:p w14:paraId="15690544" w14:textId="3AFA60A5" w:rsidR="00572822" w:rsidRDefault="005B536B" w:rsidP="00515898">
      <w:pPr>
        <w:rPr>
          <w:color w:val="FFF2CC" w:themeColor="accent4" w:themeTint="33"/>
          <w:sz w:val="24"/>
          <w:szCs w:val="24"/>
        </w:rPr>
      </w:pPr>
      <w:r>
        <w:lastRenderedPageBreak/>
        <w:t xml:space="preserve">Launch </w:t>
      </w:r>
      <w:proofErr w:type="spellStart"/>
      <w:r w:rsidR="00515898">
        <w:t>napari</w:t>
      </w:r>
      <w:proofErr w:type="spellEnd"/>
      <w:r w:rsidR="00515898">
        <w:t xml:space="preserve"> again with the </w:t>
      </w:r>
      <w:r w:rsidR="00126FEB">
        <w:t>“</w:t>
      </w:r>
      <w:proofErr w:type="spellStart"/>
      <w:r w:rsidR="00126FEB">
        <w:t>napari</w:t>
      </w:r>
      <w:proofErr w:type="spellEnd"/>
      <w:r w:rsidR="00126FEB">
        <w:t xml:space="preserve">” command-line. </w:t>
      </w:r>
    </w:p>
    <w:p w14:paraId="2F3A1525" w14:textId="77777777" w:rsidR="0000471E" w:rsidRDefault="0000471E" w:rsidP="00AD26A6"/>
    <w:p w14:paraId="24B8499D" w14:textId="496A21FA" w:rsidR="00AA4CE8" w:rsidRDefault="00AA4CE8" w:rsidP="00AD26A6">
      <w:pPr>
        <w:pStyle w:val="Heading2"/>
      </w:pPr>
      <w:bookmarkStart w:id="27" w:name="_Toc168911858"/>
      <w:proofErr w:type="spellStart"/>
      <w:r>
        <w:t>Napari</w:t>
      </w:r>
      <w:bookmarkEnd w:id="27"/>
      <w:proofErr w:type="spellEnd"/>
    </w:p>
    <w:p w14:paraId="477068F0" w14:textId="41358AB8" w:rsidR="00C251A9" w:rsidRDefault="00880900" w:rsidP="00C251A9">
      <w:r>
        <w:t xml:space="preserve">Here are some key areas in the </w:t>
      </w:r>
      <w:proofErr w:type="spellStart"/>
      <w:r>
        <w:t>napari</w:t>
      </w:r>
      <w:proofErr w:type="spellEnd"/>
      <w:r>
        <w:t xml:space="preserve"> viewer. </w:t>
      </w:r>
      <w:r w:rsidR="00D826B8">
        <w:t xml:space="preserve">The Main Menu </w:t>
      </w:r>
      <w:r w:rsidR="00E209E2">
        <w:t xml:space="preserve">contains the </w:t>
      </w:r>
      <w:r w:rsidR="00166591">
        <w:t>important content and commands of the window.</w:t>
      </w:r>
      <w:r w:rsidR="00EE7311">
        <w:t xml:space="preserve"> The Canvas displays the data</w:t>
      </w:r>
      <w:r w:rsidR="00CB47E0">
        <w:t xml:space="preserve"> in </w:t>
      </w:r>
      <w:proofErr w:type="spellStart"/>
      <w:r w:rsidR="00CB47E0">
        <w:t>napari</w:t>
      </w:r>
      <w:proofErr w:type="spellEnd"/>
      <w:r w:rsidR="00CB47E0">
        <w:t>.</w:t>
      </w:r>
      <w:r w:rsidR="001F3536">
        <w:t xml:space="preserve"> </w:t>
      </w:r>
      <w:r w:rsidR="00166591">
        <w:t xml:space="preserve">The </w:t>
      </w:r>
      <w:r w:rsidR="00EE7311">
        <w:t>Layer List</w:t>
      </w:r>
      <w:r w:rsidR="00166591">
        <w:t xml:space="preserve"> </w:t>
      </w:r>
      <w:r w:rsidR="00640866">
        <w:t>shows the</w:t>
      </w:r>
      <w:r w:rsidR="00EE7311">
        <w:t xml:space="preserve"> all</w:t>
      </w:r>
      <w:r w:rsidR="00640866">
        <w:t xml:space="preserve"> layers</w:t>
      </w:r>
      <w:r w:rsidR="00632A95">
        <w:t xml:space="preserve"> in the viewer</w:t>
      </w:r>
      <w:r w:rsidR="00640866">
        <w:t xml:space="preserve">. The Layer Controls control the </w:t>
      </w:r>
      <w:r w:rsidR="00CC6261">
        <w:t>aspects of the layers.</w:t>
      </w:r>
      <w:r w:rsidR="00166591">
        <w:t xml:space="preserve"> </w:t>
      </w:r>
      <w:r w:rsidR="00066624">
        <w:t xml:space="preserve">In </w:t>
      </w:r>
      <w:r w:rsidR="00C251A9">
        <w:t xml:space="preserve">this case a </w:t>
      </w:r>
      <w:r w:rsidR="00B76E2C">
        <w:t>volume</w:t>
      </w:r>
      <w:r w:rsidR="00C251A9">
        <w:t xml:space="preserve"> </w:t>
      </w:r>
      <w:r w:rsidR="00B76E2C">
        <w:t>stack is imported</w:t>
      </w:r>
      <w:r w:rsidR="00066624">
        <w:t>,</w:t>
      </w:r>
      <w:r w:rsidR="00D826B8">
        <w:t xml:space="preserve"> </w:t>
      </w:r>
      <w:r w:rsidR="00CC6261">
        <w:t xml:space="preserve">so </w:t>
      </w:r>
      <w:r w:rsidR="00D826B8">
        <w:t xml:space="preserve">the viewer also has </w:t>
      </w:r>
      <w:r w:rsidR="00CB47E0">
        <w:t>D</w:t>
      </w:r>
      <w:r w:rsidR="00D826B8">
        <w:t xml:space="preserve">imension </w:t>
      </w:r>
      <w:r w:rsidR="00CB47E0">
        <w:t>S</w:t>
      </w:r>
      <w:r w:rsidR="00D826B8">
        <w:t>liders.</w:t>
      </w:r>
      <w:r w:rsidR="004615FE">
        <w:t xml:space="preserve"> </w:t>
      </w:r>
    </w:p>
    <w:p w14:paraId="1456E30A" w14:textId="2B50C523" w:rsidR="00AA4CE8" w:rsidRDefault="004B54FD" w:rsidP="00C251A9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661A2DF" wp14:editId="5725135E">
                <wp:simplePos x="0" y="0"/>
                <wp:positionH relativeFrom="column">
                  <wp:posOffset>274638</wp:posOffset>
                </wp:positionH>
                <wp:positionV relativeFrom="paragraph">
                  <wp:posOffset>1513205</wp:posOffset>
                </wp:positionV>
                <wp:extent cx="953403" cy="245110"/>
                <wp:effectExtent l="0" t="0" r="0" b="254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403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49CD81" w14:textId="65F69421" w:rsidR="005A54BC" w:rsidRPr="005A54BC" w:rsidRDefault="005A54BC" w:rsidP="005A54B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Layer Controls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61A2DF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21.65pt;margin-top:119.15pt;width:75.05pt;height:19.3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" filled="f" stroked="f" strokeweight=".5pt">
                <v:textbox>
                  <w:txbxContent>
                    <w:p w14:paraId="7F49CD81" w14:textId="65F69421" w:rsidR="005A54BC" w:rsidRPr="005A54BC" w:rsidRDefault="005A54BC" w:rsidP="005A54BC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Layer Controls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3E4ED29" wp14:editId="2A01FC5B">
                <wp:simplePos x="0" y="0"/>
                <wp:positionH relativeFrom="column">
                  <wp:posOffset>740093</wp:posOffset>
                </wp:positionH>
                <wp:positionV relativeFrom="paragraph">
                  <wp:posOffset>2283142</wp:posOffset>
                </wp:positionV>
                <wp:extent cx="953403" cy="245110"/>
                <wp:effectExtent l="0" t="0" r="0" b="254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403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A1CB7" w14:textId="447B3354" w:rsidR="005A54BC" w:rsidRPr="005A54BC" w:rsidRDefault="005A54BC" w:rsidP="005A54B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Layer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4ED29" id="Text Box 18" o:spid="_x0000_s1027" type="#_x0000_t202" style="position:absolute;left:0;text-align:left;margin-left:58.3pt;margin-top:179.75pt;width:75.05pt;height:19.3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" filled="f" stroked="f" strokeweight=".5pt">
                <v:textbox>
                  <w:txbxContent>
                    <w:p w14:paraId="206A1CB7" w14:textId="447B3354" w:rsidR="005A54BC" w:rsidRPr="005A54BC" w:rsidRDefault="005A54BC" w:rsidP="005A54BC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Layer List</w:t>
                      </w:r>
                    </w:p>
                  </w:txbxContent>
                </v:textbox>
              </v:shape>
            </w:pict>
          </mc:Fallback>
        </mc:AlternateContent>
      </w:r>
      <w:r w:rsidR="00C251A9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C314FD3" wp14:editId="3089981E">
                <wp:simplePos x="0" y="0"/>
                <wp:positionH relativeFrom="column">
                  <wp:posOffset>1195705</wp:posOffset>
                </wp:positionH>
                <wp:positionV relativeFrom="paragraph">
                  <wp:posOffset>102870</wp:posOffset>
                </wp:positionV>
                <wp:extent cx="859790" cy="245110"/>
                <wp:effectExtent l="0" t="0" r="0" b="254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79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ED400" w14:textId="09967C00" w:rsidR="005A54BC" w:rsidRPr="005A54BC" w:rsidRDefault="005A54B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5A54BC">
                              <w:rPr>
                                <w:b/>
                                <w:bCs/>
                                <w:color w:val="FF0000"/>
                              </w:rPr>
                              <w:t xml:space="preserve">Main 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M</w:t>
                            </w:r>
                            <w:r w:rsidRPr="005A54BC">
                              <w:rPr>
                                <w:b/>
                                <w:bCs/>
                                <w:color w:val="FF0000"/>
                              </w:rPr>
                              <w:t>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314FD3" id="Text Box 16" o:spid="_x0000_s1028" type="#_x0000_t202" style="position:absolute;left:0;text-align:left;margin-left:94.15pt;margin-top:8.1pt;width:67.7pt;height:19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" filled="f" stroked="f" strokeweight=".5pt">
                <v:textbox>
                  <w:txbxContent>
                    <w:p w14:paraId="1EFED400" w14:textId="09967C00" w:rsidR="005A54BC" w:rsidRPr="005A54BC" w:rsidRDefault="005A54BC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5A54BC">
                        <w:rPr>
                          <w:b/>
                          <w:bCs/>
                          <w:color w:val="FF0000"/>
                        </w:rPr>
                        <w:t xml:space="preserve">Main </w:t>
                      </w:r>
                      <w:r>
                        <w:rPr>
                          <w:b/>
                          <w:bCs/>
                          <w:color w:val="FF0000"/>
                        </w:rPr>
                        <w:t>M</w:t>
                      </w:r>
                      <w:r w:rsidRPr="005A54BC">
                        <w:rPr>
                          <w:b/>
                          <w:bCs/>
                          <w:color w:val="FF0000"/>
                        </w:rPr>
                        <w:t>enu</w:t>
                      </w:r>
                    </w:p>
                  </w:txbxContent>
                </v:textbox>
              </v:shape>
            </w:pict>
          </mc:Fallback>
        </mc:AlternateContent>
      </w:r>
      <w:r w:rsidR="00C251A9"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3CD5202B" wp14:editId="7F7BCA71">
                <wp:simplePos x="0" y="0"/>
                <wp:positionH relativeFrom="column">
                  <wp:posOffset>4031310</wp:posOffset>
                </wp:positionH>
                <wp:positionV relativeFrom="paragraph">
                  <wp:posOffset>3263845</wp:posOffset>
                </wp:positionV>
                <wp:extent cx="1224501" cy="245110"/>
                <wp:effectExtent l="0" t="0" r="0" b="25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501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3E3C57" w14:textId="22F3C1B1" w:rsidR="00C251A9" w:rsidRPr="005A54BC" w:rsidRDefault="00C251A9" w:rsidP="00C251A9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Dimension Sliders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5202B" id="Text Box 21" o:spid="_x0000_s1029" type="#_x0000_t202" style="position:absolute;left:0;text-align:left;margin-left:317.45pt;margin-top:257pt;width:96.4pt;height:19.3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" filled="f" stroked="f" strokeweight=".5pt">
                <v:textbox>
                  <w:txbxContent>
                    <w:p w14:paraId="1C3E3C57" w14:textId="22F3C1B1" w:rsidR="00C251A9" w:rsidRPr="005A54BC" w:rsidRDefault="00C251A9" w:rsidP="00C251A9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Dimension Sliders</w:t>
                      </w:r>
                    </w:p>
                  </w:txbxContent>
                </v:textbox>
              </v:shape>
            </w:pict>
          </mc:Fallback>
        </mc:AlternateContent>
      </w:r>
      <w:r w:rsidR="005A54BC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0F460A9E" wp14:editId="69E22E37">
                <wp:simplePos x="0" y="0"/>
                <wp:positionH relativeFrom="column">
                  <wp:posOffset>3602990</wp:posOffset>
                </wp:positionH>
                <wp:positionV relativeFrom="paragraph">
                  <wp:posOffset>259053</wp:posOffset>
                </wp:positionV>
                <wp:extent cx="859790" cy="245110"/>
                <wp:effectExtent l="0" t="0" r="0" b="254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9790" cy="2451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957E89" w14:textId="4D910EE3" w:rsidR="005A54BC" w:rsidRPr="005A54BC" w:rsidRDefault="005A54BC" w:rsidP="005A54B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Canvas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60A9E" id="Text Box 19" o:spid="_x0000_s1030" type="#_x0000_t202" style="position:absolute;left:0;text-align:left;margin-left:283.7pt;margin-top:20.4pt;width:67.7pt;height:19.3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" filled="f" stroked="f" strokeweight=".5pt">
                <v:textbox>
                  <w:txbxContent>
                    <w:p w14:paraId="71957E89" w14:textId="4D910EE3" w:rsidR="005A54BC" w:rsidRPr="005A54BC" w:rsidRDefault="005A54BC" w:rsidP="005A54BC">
                      <w:pPr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Canvas</w:t>
                      </w:r>
                    </w:p>
                  </w:txbxContent>
                </v:textbox>
              </v:shape>
            </w:pict>
          </mc:Fallback>
        </mc:AlternateContent>
      </w:r>
      <w:r w:rsidR="00C251A9" w:rsidRPr="00C251A9">
        <w:rPr>
          <w:noProof/>
        </w:rPr>
        <w:drawing>
          <wp:inline distT="0" distB="0" distL="0" distR="0" wp14:anchorId="0EDE569D" wp14:editId="4D86FBDB">
            <wp:extent cx="5943600" cy="36163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D7A7" w14:textId="01B783B5" w:rsidR="001B152E" w:rsidRDefault="001B152E" w:rsidP="001B152E">
      <w:r>
        <w:t>A more in-depth look at the key areas of the viewer is provided in this website:</w:t>
      </w:r>
    </w:p>
    <w:p w14:paraId="73A30B2A" w14:textId="77777777" w:rsidR="001B152E" w:rsidRDefault="00C30515" w:rsidP="001B152E">
      <w:pPr>
        <w:ind w:firstLine="720"/>
      </w:pPr>
      <w:hyperlink r:id="rId30" w:anchor="layout-of-the-viewer" w:history="1">
        <w:r w:rsidR="001B152E" w:rsidRPr="0017098F">
          <w:rPr>
            <w:rStyle w:val="Hyperlink"/>
          </w:rPr>
          <w:t>https://napari.org/stable/tutorials/fundamentals/viewer.html#layout-of-the-viewer</w:t>
        </w:r>
      </w:hyperlink>
      <w:r w:rsidR="001B152E">
        <w:t xml:space="preserve"> </w:t>
      </w:r>
    </w:p>
    <w:p w14:paraId="2ECFEA77" w14:textId="77777777" w:rsidR="00EC1748" w:rsidRDefault="00EC1748" w:rsidP="00AD26A6"/>
    <w:p w14:paraId="004DB007" w14:textId="77777777" w:rsidR="00082412" w:rsidRDefault="00632A95" w:rsidP="00AD26A6">
      <w:r>
        <w:t xml:space="preserve">Layers are one of the basic </w:t>
      </w:r>
      <w:proofErr w:type="spellStart"/>
      <w:r>
        <w:t>napari</w:t>
      </w:r>
      <w:proofErr w:type="spellEnd"/>
      <w:r>
        <w:t xml:space="preserve"> objects. </w:t>
      </w:r>
      <w:proofErr w:type="spellStart"/>
      <w:r w:rsidR="00C84D16">
        <w:t>napari</w:t>
      </w:r>
      <w:proofErr w:type="spellEnd"/>
      <w:r w:rsidR="00C84D16">
        <w:t xml:space="preserve"> supports different layer types, e.g., Image, Labels, Points, Shapes, Surface, Tracks, and Vectors.</w:t>
      </w:r>
      <w:r w:rsidR="001E5AB5">
        <w:t xml:space="preserve"> In-depth explanations of layer types and layer controls are available </w:t>
      </w:r>
      <w:r w:rsidR="00082412">
        <w:t>in this website:</w:t>
      </w:r>
    </w:p>
    <w:p w14:paraId="549C9505" w14:textId="77777777" w:rsidR="00082412" w:rsidRDefault="00082412" w:rsidP="00AD26A6">
      <w:r>
        <w:tab/>
      </w:r>
      <w:hyperlink r:id="rId31" w:history="1">
        <w:r w:rsidRPr="0017098F">
          <w:rPr>
            <w:rStyle w:val="Hyperlink"/>
          </w:rPr>
          <w:t>https://napari.org/stable/guides/layers.html</w:t>
        </w:r>
      </w:hyperlink>
      <w:r>
        <w:t xml:space="preserve"> </w:t>
      </w:r>
    </w:p>
    <w:p w14:paraId="2731B70B" w14:textId="75E6BC25" w:rsidR="00082412" w:rsidRDefault="00C30515" w:rsidP="00AD26A6">
      <w:r>
        <w:pict w14:anchorId="450BC787">
          <v:rect id="_x0000_i1027" style="width:0;height:1.5pt" o:hralign="center" o:hrstd="t" o:hr="t" fillcolor="#a0a0a0" stroked="f"/>
        </w:pict>
      </w:r>
    </w:p>
    <w:p w14:paraId="06D6FBA6" w14:textId="580A0DEC" w:rsidR="00353881" w:rsidRDefault="00C776F3" w:rsidP="00AD26A6">
      <w:r>
        <w:t>In the File menu of the Main Menu, u</w:t>
      </w:r>
      <w:r w:rsidR="00AB228B">
        <w:t xml:space="preserve">se the </w:t>
      </w:r>
      <w:r w:rsidR="00AB228B" w:rsidRPr="00324CDD">
        <w:rPr>
          <w:b/>
          <w:bCs/>
        </w:rPr>
        <w:t>Open File(s)</w:t>
      </w:r>
      <w:r w:rsidR="00AB228B">
        <w:t xml:space="preserve"> </w:t>
      </w:r>
      <w:r w:rsidR="00324CDD">
        <w:t>option</w:t>
      </w:r>
      <w:r w:rsidR="00AB228B">
        <w:t xml:space="preserve"> to open single files or </w:t>
      </w:r>
      <w:r w:rsidR="00AB228B" w:rsidRPr="00324CDD">
        <w:rPr>
          <w:b/>
          <w:bCs/>
        </w:rPr>
        <w:t>Open Files as a Stack…</w:t>
      </w:r>
      <w:r w:rsidR="00AB228B">
        <w:t xml:space="preserve"> or </w:t>
      </w:r>
      <w:r w:rsidR="00AB228B" w:rsidRPr="00324CDD">
        <w:rPr>
          <w:b/>
          <w:bCs/>
        </w:rPr>
        <w:t>Open Folder</w:t>
      </w:r>
      <w:r w:rsidR="00AB228B">
        <w:t xml:space="preserve"> to open </w:t>
      </w:r>
      <w:r w:rsidR="00EF213F">
        <w:t xml:space="preserve">volume stacks. </w:t>
      </w:r>
      <w:r w:rsidR="00050CC3">
        <w:t>Once processing is finished</w:t>
      </w:r>
      <w:r w:rsidR="00EF213F">
        <w:t xml:space="preserve">, select the desired layer in the Layer List and </w:t>
      </w:r>
      <w:r w:rsidR="00050CC3">
        <w:t xml:space="preserve">use the </w:t>
      </w:r>
      <w:r w:rsidR="00050CC3" w:rsidRPr="00324CDD">
        <w:rPr>
          <w:b/>
          <w:bCs/>
        </w:rPr>
        <w:t>Save Selected Layer(s)…</w:t>
      </w:r>
      <w:r w:rsidR="00324CDD">
        <w:t xml:space="preserve"> </w:t>
      </w:r>
      <w:r w:rsidR="00CB713C">
        <w:t xml:space="preserve">or </w:t>
      </w:r>
      <w:r w:rsidR="00CB713C" w:rsidRPr="00CB713C">
        <w:rPr>
          <w:b/>
          <w:bCs/>
        </w:rPr>
        <w:t>Save All Layers…</w:t>
      </w:r>
      <w:r w:rsidR="00CB713C">
        <w:t xml:space="preserve"> </w:t>
      </w:r>
      <w:r w:rsidR="00324CDD">
        <w:t>option</w:t>
      </w:r>
      <w:r w:rsidR="00CB713C">
        <w:t>s</w:t>
      </w:r>
      <w:r w:rsidR="00050CC3">
        <w:t xml:space="preserve"> to save the processed images. </w:t>
      </w:r>
    </w:p>
    <w:p w14:paraId="2895E393" w14:textId="41959CDE" w:rsidR="00632A95" w:rsidRDefault="00DC3663" w:rsidP="00EF213F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53969041" wp14:editId="43BC57C5">
                <wp:simplePos x="0" y="0"/>
                <wp:positionH relativeFrom="margin">
                  <wp:align>center</wp:align>
                </wp:positionH>
                <wp:positionV relativeFrom="paragraph">
                  <wp:posOffset>827627</wp:posOffset>
                </wp:positionV>
                <wp:extent cx="1937982" cy="234017"/>
                <wp:effectExtent l="0" t="0" r="24765" b="1397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982" cy="23401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9EFE0" id="Rectangle 25" o:spid="_x0000_s1026" style="position:absolute;margin-left:0;margin-top:65.15pt;width:152.6pt;height:18.45pt;z-index:25165824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050CC3"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1B8CA557" wp14:editId="251E677F">
                <wp:simplePos x="0" y="0"/>
                <wp:positionH relativeFrom="column">
                  <wp:posOffset>1992329</wp:posOffset>
                </wp:positionH>
                <wp:positionV relativeFrom="paragraph">
                  <wp:posOffset>49641</wp:posOffset>
                </wp:positionV>
                <wp:extent cx="1937982" cy="334370"/>
                <wp:effectExtent l="0" t="0" r="24765" b="279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7982" cy="3343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3F6CEA" id="Rectangle 24" o:spid="_x0000_s1026" style="position:absolute;margin-left:156.9pt;margin-top:3.9pt;width:152.6pt;height:26.3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" filled="f" strokecolor="red" strokeweight="1.5pt"/>
            </w:pict>
          </mc:Fallback>
        </mc:AlternateContent>
      </w:r>
      <w:r w:rsidR="00831C57" w:rsidRPr="00831C57">
        <w:rPr>
          <w:noProof/>
        </w:rPr>
        <w:drawing>
          <wp:inline distT="0" distB="0" distL="0" distR="0" wp14:anchorId="5BE86810" wp14:editId="512FE9FD">
            <wp:extent cx="2048030" cy="1809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55940" cy="1816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D96E" w14:textId="77777777" w:rsidR="00EC1748" w:rsidRDefault="00EC1748" w:rsidP="00AD26A6"/>
    <w:p w14:paraId="5DC91BF2" w14:textId="46490A85" w:rsidR="00B43001" w:rsidRDefault="00B43001" w:rsidP="00AD26A6">
      <w:pPr>
        <w:pStyle w:val="Heading2"/>
      </w:pPr>
      <w:bookmarkStart w:id="28" w:name="_Toc168911859"/>
      <w:commentRangeStart w:id="29"/>
      <w:r>
        <w:t>Plugin</w:t>
      </w:r>
      <w:bookmarkEnd w:id="28"/>
      <w:commentRangeEnd w:id="29"/>
      <w:r w:rsidR="00F20914">
        <w:rPr>
          <w:rStyle w:val="CommentReference"/>
          <w:rFonts w:ascii="Calibri Light" w:eastAsiaTheme="minorHAnsi" w:hAnsi="Calibri Light" w:cs="Calibri Light"/>
          <w:color w:val="auto"/>
        </w:rPr>
        <w:commentReference w:id="29"/>
      </w:r>
    </w:p>
    <w:p w14:paraId="777E47A4" w14:textId="0CCFC940" w:rsidR="00DC3663" w:rsidRDefault="00DC3663" w:rsidP="00AD26A6">
      <w:r>
        <w:t xml:space="preserve">If the plugin was successfully installed, then it should be available via the Plugin menu. </w:t>
      </w:r>
    </w:p>
    <w:p w14:paraId="76EF61E0" w14:textId="23AFBCDA" w:rsidR="00F77D6C" w:rsidRDefault="00F77D6C" w:rsidP="00AD26A6"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6CCB2069" wp14:editId="01C8BF6C">
                <wp:simplePos x="0" y="0"/>
                <wp:positionH relativeFrom="margin">
                  <wp:posOffset>390525</wp:posOffset>
                </wp:positionH>
                <wp:positionV relativeFrom="paragraph">
                  <wp:posOffset>517843</wp:posOffset>
                </wp:positionV>
                <wp:extent cx="2014220" cy="561975"/>
                <wp:effectExtent l="0" t="0" r="24130" b="2857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4220" cy="561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64019" id="Rectangle 27" o:spid="_x0000_s1026" style="position:absolute;margin-left:30.75pt;margin-top:40.8pt;width:158.6pt;height:44.25pt;z-index:25165824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" filled="f" strokecolor="red" strokeweight="1.5pt">
                <w10:wrap anchorx="margin"/>
              </v:rect>
            </w:pict>
          </mc:Fallback>
        </mc:AlternateContent>
      </w:r>
      <w:r w:rsidRPr="00F77D6C">
        <w:rPr>
          <w:noProof/>
        </w:rPr>
        <w:drawing>
          <wp:inline distT="0" distB="0" distL="0" distR="0" wp14:anchorId="24121799" wp14:editId="3F7EFEC0">
            <wp:extent cx="5943600" cy="36163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9C4C" w14:textId="77777777" w:rsidR="000F54E3" w:rsidRDefault="000F54E3" w:rsidP="00AD26A6"/>
    <w:p w14:paraId="7C488EBA" w14:textId="06987733" w:rsidR="000F54E3" w:rsidRDefault="00B43001" w:rsidP="00AD26A6">
      <w:r>
        <w:t xml:space="preserve">The plugin is very straightforward. </w:t>
      </w:r>
      <w:r w:rsidR="0021321D">
        <w:t xml:space="preserve">Users can click on which function they want to use. </w:t>
      </w:r>
      <w:r w:rsidR="00995DB1">
        <w:t>For</w:t>
      </w:r>
      <w:r w:rsidR="009A4F78">
        <w:t xml:space="preserve"> the </w:t>
      </w:r>
      <w:proofErr w:type="spellStart"/>
      <w:r w:rsidR="009A4F78">
        <w:t>decurtaining</w:t>
      </w:r>
      <w:proofErr w:type="spellEnd"/>
      <w:r w:rsidR="009A4F78">
        <w:t xml:space="preserve"> function</w:t>
      </w:r>
      <w:r w:rsidR="00995DB1">
        <w:t xml:space="preserve"> as an example</w:t>
      </w:r>
      <w:r w:rsidR="009A4F78">
        <w:t xml:space="preserve">, click on the </w:t>
      </w:r>
      <w:proofErr w:type="spellStart"/>
      <w:r w:rsidR="009A4F78">
        <w:t>Decurtaining</w:t>
      </w:r>
      <w:proofErr w:type="spellEnd"/>
      <w:r w:rsidR="009A4F78">
        <w:t xml:space="preserve"> </w:t>
      </w:r>
      <w:r w:rsidR="00995DB1">
        <w:t xml:space="preserve">option. A widget </w:t>
      </w:r>
      <w:r w:rsidR="00337DB8">
        <w:t xml:space="preserve">will appear on the right side of the viewer. </w:t>
      </w:r>
    </w:p>
    <w:p w14:paraId="357A8749" w14:textId="768E4B24" w:rsidR="0089413C" w:rsidRDefault="000F54E3" w:rsidP="00AD26A6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6C227F44" wp14:editId="56E932DB">
                <wp:simplePos x="0" y="0"/>
                <wp:positionH relativeFrom="margin">
                  <wp:posOffset>4603805</wp:posOffset>
                </wp:positionH>
                <wp:positionV relativeFrom="paragraph">
                  <wp:posOffset>286247</wp:posOffset>
                </wp:positionV>
                <wp:extent cx="1314505" cy="985962"/>
                <wp:effectExtent l="0" t="0" r="19050" b="2413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505" cy="98596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442C3" id="Rectangle 29" o:spid="_x0000_s1026" style="position:absolute;margin-left:362.5pt;margin-top:22.55pt;width:103.5pt;height:77.65pt;z-index:251658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a/8hA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" filled="f" strokecolor="red" strokeweight="1.5pt">
                <w10:wrap anchorx="margin"/>
              </v:rect>
            </w:pict>
          </mc:Fallback>
        </mc:AlternateContent>
      </w:r>
      <w:r w:rsidR="0021321D" w:rsidRPr="0021321D">
        <w:rPr>
          <w:noProof/>
        </w:rPr>
        <w:drawing>
          <wp:inline distT="0" distB="0" distL="0" distR="0" wp14:anchorId="13B0AB65" wp14:editId="0417DC5C">
            <wp:extent cx="5943600" cy="36163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72D4B" w14:textId="77777777" w:rsidR="00272CEF" w:rsidRDefault="00272CEF" w:rsidP="00AD26A6"/>
    <w:p w14:paraId="3088078D" w14:textId="5CE06151" w:rsidR="00272CEF" w:rsidRDefault="00DF4EFA" w:rsidP="00AD26A6">
      <w:r>
        <w:t xml:space="preserve">The following steps are applicable to all </w:t>
      </w:r>
      <w:r w:rsidR="00D06806">
        <w:t>the widgets of the processing steps</w:t>
      </w:r>
      <w:r>
        <w:t>:</w:t>
      </w:r>
    </w:p>
    <w:p w14:paraId="015BAF37" w14:textId="64BB3658" w:rsidR="00DA330C" w:rsidRDefault="00DA330C" w:rsidP="00DF4EFA">
      <w:pPr>
        <w:ind w:firstLine="720"/>
      </w:pPr>
      <w:r>
        <w:t xml:space="preserve">Choose the </w:t>
      </w:r>
      <w:r w:rsidR="00DF4EFA">
        <w:t xml:space="preserve">desired image or stack to be processed. </w:t>
      </w:r>
    </w:p>
    <w:p w14:paraId="24CA1C81" w14:textId="54E78F2D" w:rsidR="00861449" w:rsidRDefault="00DA330C" w:rsidP="00DF4EFA">
      <w:pPr>
        <w:ind w:firstLine="720"/>
      </w:pPr>
      <w:r>
        <w:t xml:space="preserve">Set the </w:t>
      </w:r>
      <w:r w:rsidR="00DF4EFA">
        <w:t xml:space="preserve">function </w:t>
      </w:r>
      <w:r>
        <w:t>parameters</w:t>
      </w:r>
      <w:r w:rsidR="00DF4EFA">
        <w:t xml:space="preserve">. </w:t>
      </w:r>
    </w:p>
    <w:p w14:paraId="77C99FC3" w14:textId="4C53974C" w:rsidR="00861449" w:rsidRDefault="00861449" w:rsidP="00DF4EFA">
      <w:pPr>
        <w:ind w:firstLine="720"/>
      </w:pPr>
      <w:r>
        <w:t xml:space="preserve">Click </w:t>
      </w:r>
      <w:r w:rsidR="00DF4EFA">
        <w:t xml:space="preserve">the function call button. </w:t>
      </w:r>
      <w:r>
        <w:t xml:space="preserve"> </w:t>
      </w:r>
    </w:p>
    <w:p w14:paraId="1C652A29" w14:textId="77777777" w:rsidR="00D06806" w:rsidRDefault="00861449" w:rsidP="00DF4EFA">
      <w:pPr>
        <w:ind w:left="720"/>
      </w:pPr>
      <w:r>
        <w:t>Wait until the</w:t>
      </w:r>
      <w:r w:rsidR="00DF4EFA">
        <w:t xml:space="preserve"> </w:t>
      </w:r>
      <w:r w:rsidR="0089413C">
        <w:t xml:space="preserve">processed image </w:t>
      </w:r>
      <w:r w:rsidR="00DF4EFA">
        <w:t>appears</w:t>
      </w:r>
      <w:r w:rsidR="0089413C">
        <w:t xml:space="preserve"> as a new layer in the left sid</w:t>
      </w:r>
      <w:r w:rsidR="00DF4EFA">
        <w:t xml:space="preserve">e. </w:t>
      </w:r>
    </w:p>
    <w:p w14:paraId="11563EF3" w14:textId="77777777" w:rsidR="00D06806" w:rsidRDefault="00D06806" w:rsidP="00D06806"/>
    <w:p w14:paraId="4DF6EAFB" w14:textId="012C48AA" w:rsidR="000F6A98" w:rsidRDefault="00DF4EFA" w:rsidP="00D06806">
      <w:r>
        <w:t>T</w:t>
      </w:r>
      <w:r w:rsidR="0089413C">
        <w:t xml:space="preserve">he images will be named with the </w:t>
      </w:r>
      <w:r w:rsidR="00370289">
        <w:t xml:space="preserve">processing step </w:t>
      </w:r>
      <w:r>
        <w:t xml:space="preserve">and the parameter values. </w:t>
      </w:r>
      <w:r w:rsidR="00144EDA">
        <w:t>Single images should appear in about a few seconds, but s</w:t>
      </w:r>
      <w:r w:rsidR="000F6A98">
        <w:t xml:space="preserve">tacks </w:t>
      </w:r>
      <w:r w:rsidR="005360DA">
        <w:t>may take several minutes</w:t>
      </w:r>
      <w:r w:rsidR="00144EDA">
        <w:t xml:space="preserve">. </w:t>
      </w:r>
    </w:p>
    <w:p w14:paraId="5D8D4682" w14:textId="57831FA3" w:rsidR="007A73F1" w:rsidRDefault="007A73F1" w:rsidP="00D06806"/>
    <w:p w14:paraId="3E6AA4D0" w14:textId="2D08736C" w:rsidR="007A73F1" w:rsidRDefault="007A73F1" w:rsidP="00D06806">
      <w:r>
        <w:t xml:space="preserve">In </w:t>
      </w:r>
      <w:r w:rsidR="008A28C3">
        <w:t xml:space="preserve">the case </w:t>
      </w:r>
      <w:r w:rsidR="00650A27">
        <w:t>users</w:t>
      </w:r>
      <w:r w:rsidR="008A28C3">
        <w:t xml:space="preserve"> want </w:t>
      </w:r>
      <w:r w:rsidR="00650A27">
        <w:t>a</w:t>
      </w:r>
      <w:r w:rsidR="008A28C3">
        <w:t xml:space="preserve"> side-by-side</w:t>
      </w:r>
      <w:r w:rsidR="00650A27">
        <w:t xml:space="preserve"> view of the images</w:t>
      </w:r>
      <w:r w:rsidR="00A13304">
        <w:t>, the grid mode can be toggled on</w:t>
      </w:r>
      <w:r w:rsidR="00650A27">
        <w:t xml:space="preserve"> and off</w:t>
      </w:r>
      <w:r w:rsidR="00541D9D">
        <w:t xml:space="preserve"> at the bottom left </w:t>
      </w:r>
      <w:r w:rsidR="00650A27">
        <w:t xml:space="preserve">button </w:t>
      </w:r>
      <w:r w:rsidR="006C028F">
        <w:t>menu</w:t>
      </w:r>
      <w:r w:rsidR="00A13304">
        <w:t xml:space="preserve">. </w:t>
      </w:r>
    </w:p>
    <w:p w14:paraId="05EF4A4B" w14:textId="77777777" w:rsidR="002E0D92" w:rsidRDefault="00A13304" w:rsidP="00A1330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20EDF20" wp14:editId="7C559F67">
                <wp:simplePos x="0" y="0"/>
                <wp:positionH relativeFrom="margin">
                  <wp:posOffset>3077155</wp:posOffset>
                </wp:positionH>
                <wp:positionV relativeFrom="paragraph">
                  <wp:posOffset>89701</wp:posOffset>
                </wp:positionV>
                <wp:extent cx="262393" cy="349857"/>
                <wp:effectExtent l="0" t="0" r="23495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" cy="3498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476E3E" id="Rectangle 31" o:spid="_x0000_s1026" style="position:absolute;margin-left:242.3pt;margin-top:7.05pt;width:20.65pt;height:27.55pt;z-index:251658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Pr="00A13304">
        <w:rPr>
          <w:noProof/>
        </w:rPr>
        <w:drawing>
          <wp:inline distT="0" distB="0" distL="0" distR="0" wp14:anchorId="1B75204D" wp14:editId="13522FC7">
            <wp:extent cx="1280160" cy="52326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85530" r="78462"/>
                    <a:stretch/>
                  </pic:blipFill>
                  <pic:spPr bwMode="auto">
                    <a:xfrm>
                      <a:off x="0" y="0"/>
                      <a:ext cx="1280160" cy="523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13122" w14:textId="77777777" w:rsidR="002E0D92" w:rsidRDefault="002E0D92" w:rsidP="002E0D92"/>
    <w:p w14:paraId="668E190D" w14:textId="4801D4E5" w:rsidR="0010138D" w:rsidRDefault="0010138D" w:rsidP="002E0D92">
      <w:r>
        <w:br w:type="page"/>
      </w:r>
    </w:p>
    <w:p w14:paraId="4909E38D" w14:textId="4DC53964" w:rsidR="00CA2972" w:rsidRDefault="0010138D" w:rsidP="003538E8">
      <w:pPr>
        <w:pStyle w:val="Heading1"/>
        <w:jc w:val="center"/>
      </w:pPr>
      <w:bookmarkStart w:id="30" w:name="_Toc168911860"/>
      <w:proofErr w:type="spellStart"/>
      <w:r>
        <w:lastRenderedPageBreak/>
        <w:t>Decurtaining</w:t>
      </w:r>
      <w:bookmarkEnd w:id="30"/>
      <w:proofErr w:type="spellEnd"/>
    </w:p>
    <w:p w14:paraId="4A98F160" w14:textId="265769B9" w:rsidR="00386D85" w:rsidRDefault="00386D85" w:rsidP="00AD26A6">
      <w:r>
        <w:t>Lay</w:t>
      </w:r>
      <w:r w:rsidR="00AA2893">
        <w:t xml:space="preserve">ers of the sample is milled off by the FIB to allow imaging through the sample. </w:t>
      </w:r>
    </w:p>
    <w:p w14:paraId="02576039" w14:textId="4A5E07AF" w:rsidR="00CA2972" w:rsidRDefault="00C52134" w:rsidP="00AD26A6">
      <w:r>
        <w:t>W</w:t>
      </w:r>
      <w:r w:rsidR="00B36D63">
        <w:t xml:space="preserve">hen the FIB hits a harder material </w:t>
      </w:r>
      <w:r w:rsidR="00702506">
        <w:t xml:space="preserve">and mills </w:t>
      </w:r>
      <w:r>
        <w:t xml:space="preserve">unevenly, creating ridges in the surface. </w:t>
      </w:r>
    </w:p>
    <w:p w14:paraId="1459B0A0" w14:textId="13B2EC64" w:rsidR="00C52134" w:rsidRDefault="00C52134" w:rsidP="00AD26A6">
      <w:r>
        <w:t xml:space="preserve">The SEM is </w:t>
      </w:r>
      <w:r w:rsidR="001810B2">
        <w:t xml:space="preserve">very sensitive to surface changes. </w:t>
      </w:r>
    </w:p>
    <w:p w14:paraId="52237F36" w14:textId="4276AC70" w:rsidR="001810B2" w:rsidRDefault="001810B2" w:rsidP="00AD26A6">
      <w:r>
        <w:t>Thus, curtains or waterfall effect manifests on the image</w:t>
      </w:r>
    </w:p>
    <w:p w14:paraId="5DC21636" w14:textId="1E6DC78E" w:rsidR="001810B2" w:rsidRDefault="001810B2" w:rsidP="001810B2">
      <w:pPr>
        <w:pStyle w:val="ListParagraph"/>
        <w:numPr>
          <w:ilvl w:val="0"/>
          <w:numId w:val="4"/>
        </w:numPr>
      </w:pPr>
      <w:r>
        <w:t>Show image</w:t>
      </w:r>
    </w:p>
    <w:p w14:paraId="748D4682" w14:textId="44221818" w:rsidR="001810B2" w:rsidRDefault="001E7479" w:rsidP="001810B2">
      <w:r>
        <w:t xml:space="preserve">Algorithms that are available for </w:t>
      </w:r>
      <w:proofErr w:type="spellStart"/>
      <w:r>
        <w:t>decurtaining</w:t>
      </w:r>
      <w:proofErr w:type="spellEnd"/>
      <w:r>
        <w:t>??</w:t>
      </w:r>
    </w:p>
    <w:p w14:paraId="6B0318B9" w14:textId="500A0EB6" w:rsidR="001E7479" w:rsidRPr="00CA2972" w:rsidRDefault="001E7479" w:rsidP="001E7479">
      <w:pPr>
        <w:pStyle w:val="ListParagraph"/>
        <w:numPr>
          <w:ilvl w:val="0"/>
          <w:numId w:val="4"/>
        </w:numPr>
      </w:pPr>
      <w:r>
        <w:t xml:space="preserve">Why choose this wavelet decomposition and </w:t>
      </w:r>
      <w:r w:rsidR="0041537E">
        <w:t>FFT filtering</w:t>
      </w:r>
    </w:p>
    <w:p w14:paraId="42575283" w14:textId="69E41BC5" w:rsidR="00CC0955" w:rsidRDefault="00CC0955" w:rsidP="00AD26A6"/>
    <w:p w14:paraId="684CCBEC" w14:textId="1EAB9365" w:rsidR="00F07E6F" w:rsidRDefault="00F07E6F" w:rsidP="00AD26A6">
      <w:pPr>
        <w:pStyle w:val="Heading2"/>
      </w:pPr>
      <w:bookmarkStart w:id="31" w:name="_Toc168911861"/>
      <w:r>
        <w:t>Algorithm</w:t>
      </w:r>
      <w:bookmarkEnd w:id="31"/>
    </w:p>
    <w:p w14:paraId="788E5051" w14:textId="43F906CD" w:rsidR="005205BD" w:rsidRDefault="005205BD" w:rsidP="00AD26A6">
      <w:r>
        <w:t xml:space="preserve">The algorithm </w:t>
      </w:r>
      <w:r w:rsidR="009669FE">
        <w:t>for the removal of the curtaining the wavelet-Fourier filtering (</w:t>
      </w:r>
      <w:proofErr w:type="spellStart"/>
      <w:r w:rsidR="00E65825">
        <w:t>M</w:t>
      </w:r>
      <w:r w:rsidR="001A0C43">
        <w:t>ünch</w:t>
      </w:r>
      <w:proofErr w:type="spellEnd"/>
      <w:r w:rsidR="001A0C43">
        <w:t xml:space="preserve"> 2009)</w:t>
      </w:r>
    </w:p>
    <w:p w14:paraId="237E2F62" w14:textId="77777777" w:rsidR="001A0C43" w:rsidRDefault="001A0C43" w:rsidP="00AD26A6"/>
    <w:p w14:paraId="0C59BA26" w14:textId="707E93BC" w:rsidR="003E1668" w:rsidRDefault="003E1668" w:rsidP="00AD26A6">
      <w:r>
        <w:t xml:space="preserve">Decomposes image to details </w:t>
      </w:r>
      <w:r>
        <w:rPr>
          <w:rFonts w:ascii="Wingdings" w:eastAsia="Wingdings" w:hAnsi="Wingdings" w:cs="Wingdings"/>
        </w:rPr>
        <w:sym w:font="Wingdings" w:char="F0E0"/>
      </w:r>
      <w:r>
        <w:t xml:space="preserve"> transforms vertical details to Fourier space </w:t>
      </w:r>
      <w:r>
        <w:rPr>
          <w:rFonts w:ascii="Wingdings" w:eastAsia="Wingdings" w:hAnsi="Wingdings" w:cs="Wingdings"/>
        </w:rPr>
        <w:sym w:font="Wingdings" w:char="F0E0"/>
      </w:r>
      <w:r>
        <w:t xml:space="preserve"> </w:t>
      </w:r>
      <w:r w:rsidR="00770A0B">
        <w:t xml:space="preserve">filters the vertical details </w:t>
      </w:r>
      <w:r w:rsidR="00770A0B">
        <w:rPr>
          <w:rFonts w:ascii="Wingdings" w:eastAsia="Wingdings" w:hAnsi="Wingdings" w:cs="Wingdings"/>
        </w:rPr>
        <w:sym w:font="Wingdings" w:char="F0E0"/>
      </w:r>
      <w:r w:rsidR="00770A0B">
        <w:t xml:space="preserve"> </w:t>
      </w:r>
      <w:r w:rsidR="00583B20">
        <w:t xml:space="preserve">inverse transform </w:t>
      </w:r>
      <w:r w:rsidR="00583B20">
        <w:rPr>
          <w:rFonts w:ascii="Wingdings" w:eastAsia="Wingdings" w:hAnsi="Wingdings" w:cs="Wingdings"/>
        </w:rPr>
        <w:sym w:font="Wingdings" w:char="F0E0"/>
      </w:r>
      <w:r w:rsidR="00583B20">
        <w:t xml:space="preserve"> reconstructs the image from details</w:t>
      </w:r>
    </w:p>
    <w:p w14:paraId="059A08E0" w14:textId="03A62F2C" w:rsidR="00583B20" w:rsidRDefault="00583B20" w:rsidP="00AD26A6">
      <w:r>
        <w:t xml:space="preserve">Figure from </w:t>
      </w:r>
      <w:proofErr w:type="spellStart"/>
      <w:r>
        <w:t>Münch</w:t>
      </w:r>
      <w:proofErr w:type="spellEnd"/>
      <w:r>
        <w:t xml:space="preserve"> paper</w:t>
      </w:r>
    </w:p>
    <w:p w14:paraId="4DA0DAB7" w14:textId="77777777" w:rsidR="00846E77" w:rsidRDefault="00846E77" w:rsidP="00AD26A6"/>
    <w:p w14:paraId="61F5537D" w14:textId="1AD83C45" w:rsidR="006A295E" w:rsidRDefault="006A295E" w:rsidP="00AD26A6">
      <w:pPr>
        <w:pStyle w:val="Heading3"/>
      </w:pPr>
      <w:bookmarkStart w:id="32" w:name="_Toc168911862"/>
      <w:r>
        <w:t>Decomposition number</w:t>
      </w:r>
      <w:bookmarkEnd w:id="32"/>
    </w:p>
    <w:p w14:paraId="3FE137FC" w14:textId="503EA756" w:rsidR="00281800" w:rsidRDefault="006A295E" w:rsidP="00AD26A6">
      <w:pPr>
        <w:pStyle w:val="ListParagraph"/>
        <w:numPr>
          <w:ilvl w:val="0"/>
          <w:numId w:val="1"/>
        </w:numPr>
      </w:pPr>
      <w:r>
        <w:t xml:space="preserve">Number of times the image is </w:t>
      </w:r>
      <w:r w:rsidR="00281800">
        <w:t>broken down</w:t>
      </w:r>
    </w:p>
    <w:p w14:paraId="1F615169" w14:textId="61F9DB81" w:rsidR="00281800" w:rsidRDefault="00281800" w:rsidP="00AD26A6">
      <w:pPr>
        <w:pStyle w:val="ListParagraph"/>
        <w:numPr>
          <w:ilvl w:val="0"/>
          <w:numId w:val="1"/>
        </w:numPr>
      </w:pPr>
      <w:r>
        <w:t>Implication: Higher number, more fine separation of details</w:t>
      </w:r>
    </w:p>
    <w:p w14:paraId="0703E2FF" w14:textId="0735D406" w:rsidR="00281800" w:rsidRDefault="000C42A7" w:rsidP="00AD26A6">
      <w:pPr>
        <w:pStyle w:val="Heading3"/>
      </w:pPr>
      <w:bookmarkStart w:id="33" w:name="_Toc168911863"/>
      <w:r>
        <w:t>Sigma</w:t>
      </w:r>
      <w:bookmarkEnd w:id="33"/>
    </w:p>
    <w:p w14:paraId="03F08619" w14:textId="647DB197" w:rsidR="000C42A7" w:rsidRDefault="000C42A7" w:rsidP="00AD26A6">
      <w:pPr>
        <w:pStyle w:val="ListParagraph"/>
        <w:numPr>
          <w:ilvl w:val="0"/>
          <w:numId w:val="1"/>
        </w:numPr>
      </w:pPr>
      <w:r>
        <w:t>Strength of filter in the Fourier space</w:t>
      </w:r>
    </w:p>
    <w:p w14:paraId="0BC8A9DE" w14:textId="5EDA19B7" w:rsidR="00137721" w:rsidRDefault="000C42A7" w:rsidP="00AD26A6">
      <w:pPr>
        <w:pStyle w:val="ListParagraph"/>
        <w:numPr>
          <w:ilvl w:val="0"/>
          <w:numId w:val="1"/>
        </w:numPr>
      </w:pPr>
      <w:r>
        <w:t>Implication: Higher number, stronger filtering</w:t>
      </w:r>
    </w:p>
    <w:p w14:paraId="20D8DFF2" w14:textId="18E26B52" w:rsidR="0066412C" w:rsidRDefault="0066412C" w:rsidP="00AD26A6">
      <w:r>
        <w:t>Padding</w:t>
      </w:r>
    </w:p>
    <w:p w14:paraId="65CB1858" w14:textId="5CB6AEBC" w:rsidR="0066412C" w:rsidRDefault="0066412C" w:rsidP="00AD26A6">
      <w:pPr>
        <w:pStyle w:val="ListParagraph"/>
        <w:numPr>
          <w:ilvl w:val="0"/>
          <w:numId w:val="1"/>
        </w:numPr>
      </w:pPr>
      <w:r>
        <w:t>Keep this hidden from users?</w:t>
      </w:r>
    </w:p>
    <w:p w14:paraId="675A5443" w14:textId="5FB9BB44" w:rsidR="00EF0434" w:rsidRDefault="00EF0434" w:rsidP="00AD26A6">
      <w:pPr>
        <w:pStyle w:val="ListParagraph"/>
        <w:numPr>
          <w:ilvl w:val="0"/>
          <w:numId w:val="1"/>
        </w:numPr>
      </w:pPr>
      <w:r>
        <w:t xml:space="preserve">Padding </w:t>
      </w:r>
      <w:r w:rsidR="004B0A12">
        <w:t>400</w:t>
      </w:r>
    </w:p>
    <w:p w14:paraId="29EE8F7B" w14:textId="14E0EBB4" w:rsidR="00ED7536" w:rsidRDefault="00ED7536" w:rsidP="00ED7536"/>
    <w:p w14:paraId="13BF0427" w14:textId="2DBCA30A" w:rsidR="00ED7536" w:rsidRDefault="00ED7536" w:rsidP="00ED7536">
      <w:r>
        <w:t xml:space="preserve">Change in Plugin – change names of new layers: </w:t>
      </w:r>
      <w:r w:rsidR="00772585">
        <w:t>with underscore</w:t>
      </w:r>
    </w:p>
    <w:p w14:paraId="38C77619" w14:textId="01A313B0" w:rsidR="00772585" w:rsidRDefault="00772585" w:rsidP="00ED7536">
      <w:r>
        <w:t xml:space="preserve">Good default: </w:t>
      </w:r>
      <w:r w:rsidR="00041297">
        <w:t>decomposition 6 sigma 4</w:t>
      </w:r>
      <w:r w:rsidR="00206340">
        <w:t xml:space="preserve"> or decomposition 7</w:t>
      </w:r>
    </w:p>
    <w:p w14:paraId="30A4A4F0" w14:textId="77777777" w:rsidR="003F1D1C" w:rsidRDefault="003F1D1C" w:rsidP="00ED7536"/>
    <w:p w14:paraId="01923B36" w14:textId="2623CECB" w:rsidR="00576B39" w:rsidRDefault="00093769" w:rsidP="003F1D1C">
      <w:pPr>
        <w:pStyle w:val="ListParagraph"/>
        <w:numPr>
          <w:ilvl w:val="0"/>
          <w:numId w:val="1"/>
        </w:numPr>
      </w:pPr>
      <w:r>
        <w:t xml:space="preserve">   </w:t>
      </w:r>
    </w:p>
    <w:p w14:paraId="147F8234" w14:textId="77777777" w:rsidR="003937FF" w:rsidRDefault="003937FF" w:rsidP="00AD26A6"/>
    <w:p w14:paraId="4D8A42CB" w14:textId="76E73AF5" w:rsidR="003937FF" w:rsidRDefault="003937FF" w:rsidP="00AD26A6">
      <w:pPr>
        <w:pStyle w:val="Heading2"/>
      </w:pPr>
      <w:bookmarkStart w:id="34" w:name="_Toc168911864"/>
      <w:r>
        <w:lastRenderedPageBreak/>
        <w:t>Guideline</w:t>
      </w:r>
      <w:r w:rsidR="0089084E">
        <w:t>s</w:t>
      </w:r>
      <w:r>
        <w:t xml:space="preserve"> for </w:t>
      </w:r>
      <w:bookmarkEnd w:id="34"/>
      <w:r w:rsidR="0089084E">
        <w:t>parameter values</w:t>
      </w:r>
    </w:p>
    <w:p w14:paraId="16B46C03" w14:textId="7205EA44" w:rsidR="003937FF" w:rsidRDefault="005F3F82" w:rsidP="00AD26A6">
      <w:r>
        <w:t xml:space="preserve">Increase decomposition number first, </w:t>
      </w:r>
      <w:r w:rsidR="00742AEF">
        <w:t>(what is the upper limit? Look through the images to find that?)</w:t>
      </w:r>
    </w:p>
    <w:p w14:paraId="67F92BB6" w14:textId="1B1DEFC6" w:rsidR="00742AEF" w:rsidRPr="003937FF" w:rsidRDefault="00742AEF" w:rsidP="00AD26A6">
      <w:r>
        <w:t>Only then increase sigma, since sigma removes details so ideal not to increase sigma too much</w:t>
      </w:r>
    </w:p>
    <w:p w14:paraId="623A0BCE" w14:textId="77777777" w:rsidR="00A50CDC" w:rsidRDefault="00A50CDC" w:rsidP="00AD26A6"/>
    <w:p w14:paraId="2A93F541" w14:textId="3C21A936" w:rsidR="00A50CDC" w:rsidRDefault="00963A4D" w:rsidP="00AD26A6">
      <w:pPr>
        <w:pStyle w:val="Heading2"/>
      </w:pPr>
      <w:bookmarkStart w:id="35" w:name="_Toc168911865"/>
      <w:r>
        <w:t>Deeper dive into the Python code</w:t>
      </w:r>
      <w:bookmarkEnd w:id="35"/>
    </w:p>
    <w:p w14:paraId="31E118A3" w14:textId="704B79C1" w:rsidR="00963A4D" w:rsidRDefault="00963A4D" w:rsidP="00AD26A6">
      <w:r>
        <w:t>Graphical workfl</w:t>
      </w:r>
      <w:r w:rsidR="00427F30">
        <w:t xml:space="preserve">ow of the python function </w:t>
      </w:r>
    </w:p>
    <w:p w14:paraId="201C0CB0" w14:textId="630A86B2" w:rsidR="00C64114" w:rsidRDefault="00C64114" w:rsidP="00C64114">
      <w:pPr>
        <w:pStyle w:val="ListParagraph"/>
        <w:numPr>
          <w:ilvl w:val="0"/>
          <w:numId w:val="1"/>
        </w:numPr>
      </w:pPr>
      <w:r>
        <w:t>Have to understand the function deeply first lol</w:t>
      </w:r>
    </w:p>
    <w:p w14:paraId="13C09D1D" w14:textId="25DE44B1" w:rsidR="00C64114" w:rsidRDefault="00C64114" w:rsidP="00C64114">
      <w:pPr>
        <w:pStyle w:val="ListParagraph"/>
        <w:numPr>
          <w:ilvl w:val="0"/>
          <w:numId w:val="1"/>
        </w:numPr>
      </w:pPr>
      <w:r>
        <w:t>Basically</w:t>
      </w:r>
    </w:p>
    <w:p w14:paraId="5AFDEE99" w14:textId="44663663" w:rsidR="00C64114" w:rsidRDefault="00C64114" w:rsidP="00C64114">
      <w:pPr>
        <w:pStyle w:val="ListParagraph"/>
        <w:numPr>
          <w:ilvl w:val="1"/>
          <w:numId w:val="1"/>
        </w:numPr>
      </w:pPr>
      <w:r>
        <w:t>Decomposes images into details</w:t>
      </w:r>
    </w:p>
    <w:p w14:paraId="204156DF" w14:textId="70B71EEE" w:rsidR="00C64114" w:rsidRDefault="00C64114" w:rsidP="00C64114">
      <w:pPr>
        <w:pStyle w:val="ListParagraph"/>
        <w:numPr>
          <w:ilvl w:val="1"/>
          <w:numId w:val="1"/>
        </w:numPr>
      </w:pPr>
      <w:r>
        <w:t>Takes vertical decomposition image</w:t>
      </w:r>
    </w:p>
    <w:p w14:paraId="3C2A94A3" w14:textId="14DB26AA" w:rsidR="00C64114" w:rsidRDefault="00FA3A67" w:rsidP="00C64114">
      <w:pPr>
        <w:pStyle w:val="ListParagraph"/>
        <w:numPr>
          <w:ilvl w:val="1"/>
          <w:numId w:val="1"/>
        </w:numPr>
      </w:pPr>
      <w:r>
        <w:t>Transform to</w:t>
      </w:r>
      <w:r w:rsidR="00517603">
        <w:t xml:space="preserve"> Fourier</w:t>
      </w:r>
      <w:r>
        <w:t xml:space="preserve"> space </w:t>
      </w:r>
    </w:p>
    <w:p w14:paraId="1FCF84EF" w14:textId="3D3EAC63" w:rsidR="00FA3A67" w:rsidRDefault="00FA3A67" w:rsidP="00C64114">
      <w:pPr>
        <w:pStyle w:val="ListParagraph"/>
        <w:numPr>
          <w:ilvl w:val="1"/>
          <w:numId w:val="1"/>
        </w:numPr>
      </w:pPr>
      <w:r>
        <w:t>Filters strong vertical details manifesting in the horizontal orientation</w:t>
      </w:r>
    </w:p>
    <w:p w14:paraId="286818B3" w14:textId="5C9A6B90" w:rsidR="00FA3A67" w:rsidRDefault="00733009" w:rsidP="00C64114">
      <w:pPr>
        <w:pStyle w:val="ListParagraph"/>
        <w:numPr>
          <w:ilvl w:val="1"/>
          <w:numId w:val="1"/>
        </w:numPr>
      </w:pPr>
      <w:r>
        <w:t xml:space="preserve">Transforms back to spatial </w:t>
      </w:r>
      <w:r w:rsidR="00BA7AFB">
        <w:t>dimension</w:t>
      </w:r>
    </w:p>
    <w:p w14:paraId="2B1D6DF9" w14:textId="284826B5" w:rsidR="00BA7AFB" w:rsidRDefault="00BA7AFB" w:rsidP="00C64114">
      <w:pPr>
        <w:pStyle w:val="ListParagraph"/>
        <w:numPr>
          <w:ilvl w:val="1"/>
          <w:numId w:val="1"/>
        </w:numPr>
      </w:pPr>
      <w:r>
        <w:t>Reconstructs image from details</w:t>
      </w:r>
    </w:p>
    <w:p w14:paraId="7301C27F" w14:textId="06E1AA54" w:rsidR="00742AEF" w:rsidRDefault="00742AEF" w:rsidP="00742AEF"/>
    <w:p w14:paraId="5F58630D" w14:textId="77777777" w:rsidR="00742AEF" w:rsidRDefault="00742AEF">
      <w:pPr>
        <w:jc w:val="left"/>
        <w:rPr>
          <w:rFonts w:ascii="Candara" w:eastAsiaTheme="majorEastAsia" w:hAnsi="Candar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BE60114" w14:textId="0D373380" w:rsidR="00742AEF" w:rsidRDefault="00742AEF" w:rsidP="00742AEF">
      <w:pPr>
        <w:pStyle w:val="Heading1"/>
        <w:jc w:val="center"/>
      </w:pPr>
      <w:proofErr w:type="spellStart"/>
      <w:r>
        <w:lastRenderedPageBreak/>
        <w:t>Decharging</w:t>
      </w:r>
      <w:proofErr w:type="spellEnd"/>
    </w:p>
    <w:p w14:paraId="374CC82C" w14:textId="5EBD4030" w:rsidR="00F14075" w:rsidRDefault="00F14075" w:rsidP="00742AEF">
      <w:r>
        <w:t xml:space="preserve">Biological materials are non-conductive and can accumulate charge at the surface as the SEM scans </w:t>
      </w:r>
    </w:p>
    <w:p w14:paraId="1D545DF0" w14:textId="78B9CB61" w:rsidR="005A0C0C" w:rsidRDefault="005A0C0C" w:rsidP="00742AEF">
      <w:r>
        <w:t>Charge can be emitted in one go</w:t>
      </w:r>
    </w:p>
    <w:p w14:paraId="0ABC47B2" w14:textId="5EEE5031" w:rsidR="00BB5E7B" w:rsidRDefault="00BB5E7B" w:rsidP="00742AEF">
      <w:r>
        <w:t>Manifests are bright regions in the image</w:t>
      </w:r>
      <w:r w:rsidR="00AE7246">
        <w:t>, hiding the details from the image</w:t>
      </w:r>
    </w:p>
    <w:p w14:paraId="1EC26DBD" w14:textId="77777777" w:rsidR="005A0C0C" w:rsidRDefault="005A0C0C" w:rsidP="00742AEF"/>
    <w:p w14:paraId="1ABD60E7" w14:textId="77874FF3" w:rsidR="00742AEF" w:rsidRDefault="00742AEF" w:rsidP="00742AEF">
      <w:pPr>
        <w:pStyle w:val="Heading2"/>
      </w:pPr>
      <w:r>
        <w:t>Algorithm</w:t>
      </w:r>
    </w:p>
    <w:p w14:paraId="1D13208E" w14:textId="740862EC" w:rsidR="00AE7246" w:rsidRDefault="00AE7246" w:rsidP="00AE7246">
      <w:r>
        <w:t>Basically background subtraction</w:t>
      </w:r>
    </w:p>
    <w:p w14:paraId="00C7DE2A" w14:textId="10E0683E" w:rsidR="00AE7246" w:rsidRPr="00AE7246" w:rsidRDefault="00AE7246" w:rsidP="00AE7246">
      <w:r>
        <w:t xml:space="preserve">Gaussian blur </w:t>
      </w:r>
      <w:r w:rsidR="0002482C">
        <w:t>image to capture only the background and subtract that from image</w:t>
      </w:r>
    </w:p>
    <w:p w14:paraId="18683677" w14:textId="77777777" w:rsidR="00742AEF" w:rsidRDefault="00742AEF" w:rsidP="00742AEF"/>
    <w:p w14:paraId="70FE4182" w14:textId="3EF3882D" w:rsidR="00742AEF" w:rsidRDefault="00B9477D" w:rsidP="00742AEF">
      <w:pPr>
        <w:pStyle w:val="Heading3"/>
      </w:pPr>
      <w:r>
        <w:t>Sigma X</w:t>
      </w:r>
    </w:p>
    <w:p w14:paraId="34E60C64" w14:textId="3E9D50F1" w:rsidR="00742AEF" w:rsidRDefault="00880988" w:rsidP="00742AEF">
      <w:pPr>
        <w:pStyle w:val="ListParagraph"/>
        <w:numPr>
          <w:ilvl w:val="0"/>
          <w:numId w:val="1"/>
        </w:numPr>
      </w:pPr>
      <w:r>
        <w:t>Strength of filtering in the X direction</w:t>
      </w:r>
    </w:p>
    <w:p w14:paraId="34370930" w14:textId="251FD6E7" w:rsidR="00880988" w:rsidRDefault="00880988" w:rsidP="00742AEF">
      <w:pPr>
        <w:pStyle w:val="ListParagraph"/>
        <w:numPr>
          <w:ilvl w:val="0"/>
          <w:numId w:val="1"/>
        </w:numPr>
      </w:pPr>
      <w:r>
        <w:t xml:space="preserve">Higher sigma, wider filter </w:t>
      </w:r>
      <w:r>
        <w:sym w:font="Wingdings" w:char="F0E0"/>
      </w:r>
      <w:r>
        <w:t xml:space="preserve"> can capture </w:t>
      </w:r>
      <w:r w:rsidR="00EA6C05">
        <w:t>large bright regions in the background</w:t>
      </w:r>
    </w:p>
    <w:p w14:paraId="51842379" w14:textId="77777777" w:rsidR="00EA6C05" w:rsidRDefault="00EA6C05" w:rsidP="00EA6C05"/>
    <w:p w14:paraId="787631A4" w14:textId="661614DD" w:rsidR="00742AEF" w:rsidRDefault="00B9477D" w:rsidP="00742AEF">
      <w:pPr>
        <w:pStyle w:val="Heading3"/>
      </w:pPr>
      <w:r>
        <w:t>Sigma Y</w:t>
      </w:r>
    </w:p>
    <w:p w14:paraId="2CB50CFA" w14:textId="0CBD32FC" w:rsidR="00EA6C05" w:rsidRDefault="00E05C35" w:rsidP="00EA6C05">
      <w:pPr>
        <w:pStyle w:val="ListParagraph"/>
        <w:numPr>
          <w:ilvl w:val="0"/>
          <w:numId w:val="1"/>
        </w:numPr>
      </w:pPr>
      <w:r>
        <w:t>Strength of filtering in the Y direction</w:t>
      </w:r>
    </w:p>
    <w:p w14:paraId="5159B6D4" w14:textId="28419870" w:rsidR="00E05C35" w:rsidRDefault="00E05C35" w:rsidP="00EA6C05">
      <w:pPr>
        <w:pStyle w:val="ListParagraph"/>
        <w:numPr>
          <w:ilvl w:val="0"/>
          <w:numId w:val="1"/>
        </w:numPr>
      </w:pPr>
      <w:r>
        <w:t>Keep small so no details are lost</w:t>
      </w:r>
    </w:p>
    <w:p w14:paraId="79021D21" w14:textId="77777777" w:rsidR="00EA6C05" w:rsidRDefault="00EA6C05" w:rsidP="00742AEF"/>
    <w:p w14:paraId="4E0B7CE4" w14:textId="7781B908" w:rsidR="00742AEF" w:rsidRDefault="00742AEF" w:rsidP="00742AEF">
      <w:r>
        <w:t>Padding</w:t>
      </w:r>
    </w:p>
    <w:p w14:paraId="46A45886" w14:textId="02772E7E" w:rsidR="00E05C35" w:rsidRDefault="00E05C35" w:rsidP="00E05C35">
      <w:pPr>
        <w:pStyle w:val="ListParagraph"/>
        <w:numPr>
          <w:ilvl w:val="0"/>
          <w:numId w:val="1"/>
        </w:numPr>
      </w:pPr>
      <w:r>
        <w:t xml:space="preserve">Set to 400 and hide from </w:t>
      </w:r>
      <w:r w:rsidR="00F14075">
        <w:t>users</w:t>
      </w:r>
    </w:p>
    <w:p w14:paraId="6D420B6D" w14:textId="77777777" w:rsidR="00742AEF" w:rsidRDefault="00742AEF" w:rsidP="00742AEF"/>
    <w:p w14:paraId="19BD406C" w14:textId="32AD7675" w:rsidR="00742AEF" w:rsidRDefault="00742AEF" w:rsidP="00742AEF">
      <w:pPr>
        <w:pStyle w:val="Heading2"/>
      </w:pPr>
      <w:r>
        <w:t>Guidelines for parameter values</w:t>
      </w:r>
    </w:p>
    <w:p w14:paraId="43A6297D" w14:textId="231683ED" w:rsidR="007D38AB" w:rsidRPr="007D38AB" w:rsidRDefault="007D38AB" w:rsidP="007D38AB">
      <w:r>
        <w:t xml:space="preserve">It is recommended to keep the default sigma Y value. Adjust sigma X </w:t>
      </w:r>
      <w:r w:rsidR="00800170">
        <w:t>lower if more background subtraction is needed or higher if</w:t>
      </w:r>
      <w:r w:rsidR="0087307B">
        <w:t xml:space="preserve"> too much detail is being lost</w:t>
      </w:r>
      <w:r w:rsidR="00800170">
        <w:t xml:space="preserve"> </w:t>
      </w:r>
    </w:p>
    <w:p w14:paraId="2F483E58" w14:textId="77777777" w:rsidR="00742AEF" w:rsidRDefault="00742AEF" w:rsidP="00742AEF"/>
    <w:p w14:paraId="018C80FA" w14:textId="0C0BD12B" w:rsidR="00742AEF" w:rsidRDefault="00742AEF" w:rsidP="00742AEF">
      <w:pPr>
        <w:pStyle w:val="Heading2"/>
      </w:pPr>
      <w:r>
        <w:t>Deeper dive into the Python code</w:t>
      </w:r>
    </w:p>
    <w:p w14:paraId="3C640C67" w14:textId="3CFA1B4D" w:rsidR="0002482C" w:rsidRDefault="0002482C" w:rsidP="0002482C">
      <w:r>
        <w:t>Basically</w:t>
      </w:r>
    </w:p>
    <w:p w14:paraId="66664F17" w14:textId="065EFF19" w:rsidR="0002482C" w:rsidRDefault="0002482C" w:rsidP="0002482C">
      <w:pPr>
        <w:pStyle w:val="ListParagraph"/>
        <w:numPr>
          <w:ilvl w:val="0"/>
          <w:numId w:val="1"/>
        </w:numPr>
      </w:pPr>
      <w:r>
        <w:t>Pad</w:t>
      </w:r>
    </w:p>
    <w:p w14:paraId="29A3F8AE" w14:textId="43E3FE9A" w:rsidR="0002482C" w:rsidRDefault="0002482C" w:rsidP="0002482C">
      <w:pPr>
        <w:pStyle w:val="ListParagraph"/>
        <w:numPr>
          <w:ilvl w:val="0"/>
          <w:numId w:val="1"/>
        </w:numPr>
      </w:pPr>
      <w:r>
        <w:t>Gaussian blur</w:t>
      </w:r>
    </w:p>
    <w:p w14:paraId="1CAB2BEB" w14:textId="0172509E" w:rsidR="0002482C" w:rsidRDefault="0087307B" w:rsidP="0002482C">
      <w:pPr>
        <w:pStyle w:val="ListParagraph"/>
        <w:numPr>
          <w:ilvl w:val="0"/>
          <w:numId w:val="1"/>
        </w:numPr>
      </w:pPr>
      <w:r>
        <w:t>Subtract gaussian blur image to original image</w:t>
      </w:r>
    </w:p>
    <w:p w14:paraId="198B7BF7" w14:textId="081CB30C" w:rsidR="0087307B" w:rsidRDefault="0087307B" w:rsidP="0002482C">
      <w:pPr>
        <w:pStyle w:val="ListParagraph"/>
        <w:numPr>
          <w:ilvl w:val="0"/>
          <w:numId w:val="1"/>
        </w:numPr>
      </w:pPr>
      <w:r>
        <w:t>Normalize resulting image back to the bit scale (is that the right way of saying it?)</w:t>
      </w:r>
    </w:p>
    <w:p w14:paraId="500D949F" w14:textId="14F92F9A" w:rsidR="0087307B" w:rsidRDefault="0087307B" w:rsidP="0002482C">
      <w:pPr>
        <w:pStyle w:val="ListParagraph"/>
        <w:numPr>
          <w:ilvl w:val="0"/>
          <w:numId w:val="1"/>
        </w:numPr>
      </w:pPr>
      <w:r>
        <w:t>Remove padding</w:t>
      </w:r>
    </w:p>
    <w:p w14:paraId="36A3DBB2" w14:textId="59C7DF6B" w:rsidR="0087307B" w:rsidRDefault="0087307B" w:rsidP="0087307B"/>
    <w:p w14:paraId="63D2E81B" w14:textId="77777777" w:rsidR="0087307B" w:rsidRPr="0002482C" w:rsidRDefault="0087307B" w:rsidP="0087307B"/>
    <w:p w14:paraId="3DB5E537" w14:textId="6065785B" w:rsidR="000A0180" w:rsidRDefault="000A0180" w:rsidP="000A0180">
      <w:pPr>
        <w:pStyle w:val="Heading1"/>
        <w:jc w:val="center"/>
      </w:pPr>
      <w:r>
        <w:lastRenderedPageBreak/>
        <w:t>Denoising</w:t>
      </w:r>
    </w:p>
    <w:p w14:paraId="12541191" w14:textId="256E9AC3" w:rsidR="000A0180" w:rsidRDefault="00E7639B" w:rsidP="000A0180">
      <w:r>
        <w:t>Cryo-fixed sample require careful dosing of the electron beam</w:t>
      </w:r>
    </w:p>
    <w:p w14:paraId="1F33F53F" w14:textId="0E265FE4" w:rsidR="00E7639B" w:rsidRDefault="00E7639B" w:rsidP="000A0180">
      <w:r>
        <w:t xml:space="preserve">Can result in low signal to noise ratios </w:t>
      </w:r>
      <w:r w:rsidR="005B7A1A">
        <w:t>manifesting in a grainy noise in the image</w:t>
      </w:r>
    </w:p>
    <w:p w14:paraId="7139571C" w14:textId="6A1D1BFD" w:rsidR="00B92E9D" w:rsidRDefault="00B92E9D" w:rsidP="000A0180">
      <w:r>
        <w:t>What have others done to solve noise problem</w:t>
      </w:r>
    </w:p>
    <w:p w14:paraId="79C79824" w14:textId="20FE6381" w:rsidR="00B92E9D" w:rsidRDefault="00B92E9D" w:rsidP="00B92E9D">
      <w:pPr>
        <w:pStyle w:val="ListParagraph"/>
        <w:numPr>
          <w:ilvl w:val="0"/>
          <w:numId w:val="1"/>
        </w:numPr>
      </w:pPr>
      <w:r>
        <w:t>Most popular</w:t>
      </w:r>
      <w:r w:rsidR="008F304E">
        <w:t xml:space="preserve"> since almost all image have this problem</w:t>
      </w:r>
    </w:p>
    <w:p w14:paraId="4BECA943" w14:textId="77777777" w:rsidR="00B92E9D" w:rsidRDefault="00B92E9D" w:rsidP="000A0180"/>
    <w:p w14:paraId="3E32A09F" w14:textId="77777777" w:rsidR="000A0180" w:rsidRDefault="000A0180" w:rsidP="000A0180">
      <w:pPr>
        <w:pStyle w:val="Heading2"/>
      </w:pPr>
      <w:r>
        <w:t>Algorithm</w:t>
      </w:r>
    </w:p>
    <w:p w14:paraId="7F495B83" w14:textId="690C2DEE" w:rsidR="000A0180" w:rsidRDefault="00B92E9D" w:rsidP="000A0180">
      <w:r>
        <w:t>Anisotropic diffusion</w:t>
      </w:r>
    </w:p>
    <w:p w14:paraId="134AE3BF" w14:textId="3E35DFBB" w:rsidR="00E8371C" w:rsidRDefault="00E8371C" w:rsidP="000A0180">
      <w:r>
        <w:t>Basically blurring with respect to edges</w:t>
      </w:r>
    </w:p>
    <w:p w14:paraId="33D4CCF8" w14:textId="41577B5E" w:rsidR="00610D04" w:rsidRPr="00AE7246" w:rsidRDefault="00610D04" w:rsidP="000A0180">
      <w:r>
        <w:t>What is gradient threshold?</w:t>
      </w:r>
    </w:p>
    <w:p w14:paraId="3C489A2A" w14:textId="77777777" w:rsidR="000A0180" w:rsidRDefault="000A0180" w:rsidP="000A0180"/>
    <w:p w14:paraId="484F148D" w14:textId="799A5ADE" w:rsidR="000A0180" w:rsidRDefault="00AE4E4E" w:rsidP="000A0180">
      <w:pPr>
        <w:pStyle w:val="Heading3"/>
      </w:pPr>
      <w:r>
        <w:t>Steps</w:t>
      </w:r>
    </w:p>
    <w:p w14:paraId="4F3C9032" w14:textId="1A3286C9" w:rsidR="000A0180" w:rsidRDefault="00AE4E4E" w:rsidP="00AE4E4E">
      <w:pPr>
        <w:pStyle w:val="ListParagraph"/>
        <w:numPr>
          <w:ilvl w:val="0"/>
          <w:numId w:val="1"/>
        </w:numPr>
      </w:pPr>
      <w:r>
        <w:t>Steps? Number of iterations of the blurring effect</w:t>
      </w:r>
    </w:p>
    <w:p w14:paraId="61749E8F" w14:textId="147651F3" w:rsidR="000A0180" w:rsidRDefault="00AE4E4E" w:rsidP="000A0180">
      <w:pPr>
        <w:pStyle w:val="Heading3"/>
      </w:pPr>
      <w:r>
        <w:t>Gradient threshold (b)</w:t>
      </w:r>
    </w:p>
    <w:p w14:paraId="118C1470" w14:textId="5DC09EB6" w:rsidR="000A0180" w:rsidRDefault="00AE4E4E" w:rsidP="000A0180">
      <w:pPr>
        <w:pStyle w:val="ListParagraph"/>
        <w:numPr>
          <w:ilvl w:val="0"/>
          <w:numId w:val="1"/>
        </w:numPr>
      </w:pPr>
      <w:r>
        <w:t>Cut off point of gradient of edges</w:t>
      </w:r>
      <w:r w:rsidR="00251039">
        <w:t xml:space="preserve"> that are respected and not blurred</w:t>
      </w:r>
    </w:p>
    <w:p w14:paraId="7906ACE1" w14:textId="16467603" w:rsidR="000A0180" w:rsidRDefault="00251039" w:rsidP="000A0180">
      <w:pPr>
        <w:pStyle w:val="ListParagraph"/>
        <w:numPr>
          <w:ilvl w:val="0"/>
          <w:numId w:val="1"/>
        </w:numPr>
      </w:pPr>
      <w:r>
        <w:t xml:space="preserve">Low gradient threshold </w:t>
      </w:r>
      <w:r>
        <w:sym w:font="Wingdings" w:char="F0E0"/>
      </w:r>
      <w:r>
        <w:t xml:space="preserve"> any gradients </w:t>
      </w:r>
      <w:r w:rsidR="00E8468D">
        <w:t>higher</w:t>
      </w:r>
      <w:r w:rsidR="00610D04">
        <w:t xml:space="preserve"> than this threshold will be respected</w:t>
      </w:r>
      <w:r w:rsidR="00E8468D">
        <w:t xml:space="preserve"> </w:t>
      </w:r>
      <w:r w:rsidR="00E8468D">
        <w:sym w:font="Wingdings" w:char="F0E0"/>
      </w:r>
      <w:r w:rsidR="00E8468D">
        <w:t xml:space="preserve"> preserves more edges</w:t>
      </w:r>
    </w:p>
    <w:p w14:paraId="282A10B5" w14:textId="06A1D410" w:rsidR="00E8468D" w:rsidRDefault="00E8468D" w:rsidP="00E8468D">
      <w:r>
        <w:t>Do I need to pad?? Check the edges of the image</w:t>
      </w:r>
      <w:r w:rsidR="00C147DF">
        <w:t>s</w:t>
      </w:r>
    </w:p>
    <w:p w14:paraId="24DA7116" w14:textId="77777777" w:rsidR="00E8468D" w:rsidRDefault="00E8468D" w:rsidP="00E8468D"/>
    <w:p w14:paraId="1023282E" w14:textId="77777777" w:rsidR="000A0180" w:rsidRDefault="000A0180" w:rsidP="000A0180">
      <w:pPr>
        <w:pStyle w:val="Heading2"/>
      </w:pPr>
      <w:r>
        <w:t>Guidelines for parameter values</w:t>
      </w:r>
    </w:p>
    <w:p w14:paraId="53771101" w14:textId="28387819" w:rsidR="000A0180" w:rsidRDefault="00C147DF" w:rsidP="000A0180">
      <w:r>
        <w:t>Recommended to keep gradient threshold below 0.05 or 0.1?</w:t>
      </w:r>
    </w:p>
    <w:p w14:paraId="27451FA8" w14:textId="5CEBF122" w:rsidR="00C147DF" w:rsidRDefault="009B20B0" w:rsidP="009B20B0">
      <w:pPr>
        <w:pStyle w:val="ListParagraph"/>
        <w:numPr>
          <w:ilvl w:val="0"/>
          <w:numId w:val="1"/>
        </w:numPr>
      </w:pPr>
      <w:r>
        <w:t>How much freedom should I give to the users?</w:t>
      </w:r>
      <w:r w:rsidR="00F72306">
        <w:t xml:space="preserve"> i.e., how many values to make available?</w:t>
      </w:r>
    </w:p>
    <w:p w14:paraId="20B93D6A" w14:textId="77777777" w:rsidR="009B20B0" w:rsidRDefault="009B20B0" w:rsidP="000A0180"/>
    <w:p w14:paraId="19D42B42" w14:textId="77777777" w:rsidR="000A0180" w:rsidRDefault="000A0180" w:rsidP="000A0180">
      <w:pPr>
        <w:pStyle w:val="Heading2"/>
      </w:pPr>
      <w:r>
        <w:t>Deeper dive into the Python code</w:t>
      </w:r>
    </w:p>
    <w:p w14:paraId="7B8C38EC" w14:textId="77777777" w:rsidR="000A0180" w:rsidRDefault="000A0180" w:rsidP="000A0180">
      <w:r>
        <w:t>Basically</w:t>
      </w:r>
    </w:p>
    <w:p w14:paraId="1A500BEB" w14:textId="785E6CDB" w:rsidR="00742AEF" w:rsidRDefault="00F72306" w:rsidP="00F72306">
      <w:pPr>
        <w:pStyle w:val="ListParagraph"/>
        <w:numPr>
          <w:ilvl w:val="0"/>
          <w:numId w:val="1"/>
        </w:numPr>
      </w:pPr>
      <w:proofErr w:type="spellStart"/>
      <w:r>
        <w:t>Anisodiff</w:t>
      </w:r>
      <w:proofErr w:type="spellEnd"/>
      <w:r>
        <w:t xml:space="preserve"> function from python</w:t>
      </w:r>
    </w:p>
    <w:p w14:paraId="5983158D" w14:textId="37F12342" w:rsidR="00F72306" w:rsidRDefault="00F72306" w:rsidP="00F72306"/>
    <w:p w14:paraId="38E27B8F" w14:textId="63AAFBF5" w:rsidR="00F72306" w:rsidRDefault="00F72306" w:rsidP="00F72306"/>
    <w:p w14:paraId="22B0DBA3" w14:textId="77777777" w:rsidR="004051C2" w:rsidRDefault="004051C2">
      <w:pPr>
        <w:jc w:val="left"/>
        <w:rPr>
          <w:rFonts w:ascii="Candara" w:eastAsiaTheme="majorEastAsia" w:hAnsi="Candar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AF3FDEF" w14:textId="54963D0C" w:rsidR="00F72306" w:rsidRDefault="00F72306" w:rsidP="00F72306">
      <w:pPr>
        <w:pStyle w:val="Heading1"/>
        <w:jc w:val="center"/>
      </w:pPr>
      <w:r>
        <w:lastRenderedPageBreak/>
        <w:t>Enhancing Contrast</w:t>
      </w:r>
    </w:p>
    <w:p w14:paraId="2B930CA2" w14:textId="48836CB4" w:rsidR="00F72306" w:rsidRDefault="004051C2" w:rsidP="00F72306">
      <w:r>
        <w:t>Biological materials do not have good contrast since low atomic numbers</w:t>
      </w:r>
    </w:p>
    <w:p w14:paraId="74EE0A0F" w14:textId="4EB94EAA" w:rsidR="004051C2" w:rsidRDefault="004051C2" w:rsidP="00F72306">
      <w:r>
        <w:t xml:space="preserve">Heavy metal staining was the traditional solution for this, but </w:t>
      </w:r>
      <w:proofErr w:type="spellStart"/>
      <w:r>
        <w:t>cryo</w:t>
      </w:r>
      <w:proofErr w:type="spellEnd"/>
      <w:r>
        <w:t xml:space="preserve"> cannot have heavy metal staining</w:t>
      </w:r>
    </w:p>
    <w:p w14:paraId="360BA1A8" w14:textId="68AB8AE2" w:rsidR="005754D6" w:rsidRDefault="005E2C45" w:rsidP="005754D6">
      <w:pPr>
        <w:pStyle w:val="ListParagraph"/>
        <w:numPr>
          <w:ilvl w:val="0"/>
          <w:numId w:val="1"/>
        </w:numPr>
      </w:pPr>
      <w:r>
        <w:t>No time for staining</w:t>
      </w:r>
    </w:p>
    <w:p w14:paraId="345A9EEC" w14:textId="749E7AFE" w:rsidR="005E2C45" w:rsidRDefault="005E2C45" w:rsidP="005754D6">
      <w:pPr>
        <w:pStyle w:val="ListParagraph"/>
        <w:numPr>
          <w:ilvl w:val="0"/>
          <w:numId w:val="1"/>
        </w:numPr>
      </w:pPr>
      <w:r>
        <w:t>Heavy metals cannot penetrate cells without fixation (?)</w:t>
      </w:r>
    </w:p>
    <w:p w14:paraId="27CDD12B" w14:textId="46F41257" w:rsidR="005E2C45" w:rsidRDefault="001F2AA2" w:rsidP="005754D6">
      <w:pPr>
        <w:pStyle w:val="ListParagraph"/>
        <w:numPr>
          <w:ilvl w:val="0"/>
          <w:numId w:val="1"/>
        </w:numPr>
      </w:pPr>
      <w:r>
        <w:t xml:space="preserve">Heavy metals are toxic to cells, which defeats the purpose of </w:t>
      </w:r>
      <w:proofErr w:type="spellStart"/>
      <w:r>
        <w:t>cryo</w:t>
      </w:r>
      <w:proofErr w:type="spellEnd"/>
      <w:r>
        <w:t xml:space="preserve"> which attempts to preserve cells </w:t>
      </w:r>
      <w:r w:rsidR="00802E46">
        <w:t xml:space="preserve">at near native conditions </w:t>
      </w:r>
    </w:p>
    <w:p w14:paraId="63E5EBA6" w14:textId="77777777" w:rsidR="004051C2" w:rsidRDefault="004051C2" w:rsidP="00F72306"/>
    <w:p w14:paraId="43585DAC" w14:textId="77777777" w:rsidR="00F72306" w:rsidRDefault="00F72306" w:rsidP="00F72306">
      <w:pPr>
        <w:pStyle w:val="Heading2"/>
      </w:pPr>
      <w:r>
        <w:t>Algorithm</w:t>
      </w:r>
    </w:p>
    <w:p w14:paraId="02EB34CC" w14:textId="214751F2" w:rsidR="004D2E50" w:rsidRDefault="004D2E50" w:rsidP="004D2E50">
      <w:r>
        <w:t xml:space="preserve">CLAHE </w:t>
      </w:r>
    </w:p>
    <w:p w14:paraId="79D94549" w14:textId="29FB25F1" w:rsidR="004D2E50" w:rsidRPr="004D2E50" w:rsidRDefault="004D2E50" w:rsidP="004D2E50">
      <w:pPr>
        <w:pStyle w:val="ListParagraph"/>
        <w:numPr>
          <w:ilvl w:val="0"/>
          <w:numId w:val="1"/>
        </w:numPr>
      </w:pPr>
      <w:r>
        <w:t xml:space="preserve">Cutting off histogram and redistributing </w:t>
      </w:r>
      <w:r w:rsidR="00C752A8">
        <w:t xml:space="preserve">pixels </w:t>
      </w:r>
    </w:p>
    <w:p w14:paraId="04CB3F1E" w14:textId="77777777" w:rsidR="00F72306" w:rsidRDefault="00F72306" w:rsidP="00F72306"/>
    <w:p w14:paraId="04410771" w14:textId="117161A0" w:rsidR="00F72306" w:rsidRDefault="000D3F49" w:rsidP="00F72306">
      <w:pPr>
        <w:pStyle w:val="Heading3"/>
      </w:pPr>
      <w:r>
        <w:t>Clip limit</w:t>
      </w:r>
    </w:p>
    <w:p w14:paraId="6D2D4595" w14:textId="2A40D263" w:rsidR="00F72306" w:rsidRDefault="004D2E50" w:rsidP="00F72306">
      <w:pPr>
        <w:pStyle w:val="ListParagraph"/>
        <w:numPr>
          <w:ilvl w:val="0"/>
          <w:numId w:val="1"/>
        </w:numPr>
      </w:pPr>
      <w:r>
        <w:t>The limit of the pixel intensity to cut off??</w:t>
      </w:r>
    </w:p>
    <w:p w14:paraId="7CD360C2" w14:textId="77777777" w:rsidR="00F72306" w:rsidRDefault="00F72306" w:rsidP="00F72306"/>
    <w:p w14:paraId="5433E797" w14:textId="258A2264" w:rsidR="00F72306" w:rsidRDefault="000D3F49" w:rsidP="00F72306">
      <w:pPr>
        <w:pStyle w:val="Heading3"/>
      </w:pPr>
      <w:r>
        <w:t>Tile size</w:t>
      </w:r>
    </w:p>
    <w:p w14:paraId="01E8358C" w14:textId="35B5A4F7" w:rsidR="00F72306" w:rsidRDefault="004D2E50" w:rsidP="00F72306">
      <w:pPr>
        <w:pStyle w:val="ListParagraph"/>
        <w:numPr>
          <w:ilvl w:val="0"/>
          <w:numId w:val="1"/>
        </w:numPr>
      </w:pPr>
      <w:r>
        <w:t>Row and column wise size of tile regions</w:t>
      </w:r>
    </w:p>
    <w:p w14:paraId="58512984" w14:textId="71921D96" w:rsidR="002D268F" w:rsidRDefault="002D268F" w:rsidP="00F72306">
      <w:pPr>
        <w:pStyle w:val="ListParagraph"/>
        <w:numPr>
          <w:ilvl w:val="0"/>
          <w:numId w:val="1"/>
        </w:numPr>
      </w:pPr>
      <w:r>
        <w:t>Number of rows or columns that the image will be divided to</w:t>
      </w:r>
    </w:p>
    <w:p w14:paraId="7A52BFBA" w14:textId="77777777" w:rsidR="00F72306" w:rsidRDefault="00F72306" w:rsidP="00F72306"/>
    <w:p w14:paraId="53924B63" w14:textId="77777777" w:rsidR="00F72306" w:rsidRDefault="00F72306" w:rsidP="00F72306">
      <w:pPr>
        <w:pStyle w:val="Heading2"/>
      </w:pPr>
      <w:r>
        <w:t>Guidelines for parameter values</w:t>
      </w:r>
    </w:p>
    <w:p w14:paraId="2E6308E1" w14:textId="62B9307A" w:rsidR="00F72306" w:rsidRDefault="00540265" w:rsidP="00F72306">
      <w:r>
        <w:t>Higher clip limit, larger tile sizes??</w:t>
      </w:r>
    </w:p>
    <w:p w14:paraId="259A6323" w14:textId="533C0B00" w:rsidR="00540265" w:rsidRDefault="00540265" w:rsidP="00F72306">
      <w:r>
        <w:t>Some clip limits can suddenly produce artifacts. Ways to fix that</w:t>
      </w:r>
    </w:p>
    <w:p w14:paraId="3965CC62" w14:textId="1FA865CF" w:rsidR="00540265" w:rsidRDefault="00540265" w:rsidP="00540265">
      <w:pPr>
        <w:pStyle w:val="ListParagraph"/>
        <w:numPr>
          <w:ilvl w:val="0"/>
          <w:numId w:val="1"/>
        </w:numPr>
      </w:pPr>
      <w:r>
        <w:t>Increase clip limit</w:t>
      </w:r>
    </w:p>
    <w:p w14:paraId="04FAABA8" w14:textId="4BF8091D" w:rsidR="00540265" w:rsidRPr="007D38AB" w:rsidRDefault="00540265" w:rsidP="00540265">
      <w:pPr>
        <w:pStyle w:val="ListParagraph"/>
        <w:numPr>
          <w:ilvl w:val="0"/>
          <w:numId w:val="1"/>
        </w:numPr>
      </w:pPr>
      <w:r>
        <w:t>Make tile sizes larger</w:t>
      </w:r>
    </w:p>
    <w:p w14:paraId="28587981" w14:textId="77777777" w:rsidR="00F72306" w:rsidRDefault="00F72306" w:rsidP="00F72306"/>
    <w:p w14:paraId="653A1491" w14:textId="77777777" w:rsidR="00F72306" w:rsidRDefault="00F72306" w:rsidP="00F72306">
      <w:pPr>
        <w:pStyle w:val="Heading2"/>
      </w:pPr>
      <w:r>
        <w:t>Deeper dive into the Python code</w:t>
      </w:r>
    </w:p>
    <w:p w14:paraId="0033DC31" w14:textId="77777777" w:rsidR="00F72306" w:rsidRDefault="00F72306" w:rsidP="00F72306">
      <w:r>
        <w:t>Basically</w:t>
      </w:r>
    </w:p>
    <w:p w14:paraId="6092EB49" w14:textId="77777777" w:rsidR="00F72306" w:rsidRDefault="00F72306" w:rsidP="00F72306">
      <w:pPr>
        <w:pStyle w:val="ListParagraph"/>
        <w:numPr>
          <w:ilvl w:val="0"/>
          <w:numId w:val="1"/>
        </w:numPr>
      </w:pPr>
      <w:r>
        <w:t>Pad</w:t>
      </w:r>
    </w:p>
    <w:p w14:paraId="7F594528" w14:textId="77777777" w:rsidR="00F72306" w:rsidRDefault="00F72306" w:rsidP="00F72306">
      <w:pPr>
        <w:pStyle w:val="ListParagraph"/>
        <w:numPr>
          <w:ilvl w:val="0"/>
          <w:numId w:val="1"/>
        </w:numPr>
      </w:pPr>
      <w:r>
        <w:t>Gaussian blur</w:t>
      </w:r>
    </w:p>
    <w:p w14:paraId="1EBEFE81" w14:textId="77777777" w:rsidR="00F72306" w:rsidRDefault="00F72306" w:rsidP="00F72306">
      <w:pPr>
        <w:pStyle w:val="ListParagraph"/>
        <w:numPr>
          <w:ilvl w:val="0"/>
          <w:numId w:val="1"/>
        </w:numPr>
      </w:pPr>
      <w:r>
        <w:t>Subtract gaussian blur image to original image</w:t>
      </w:r>
    </w:p>
    <w:p w14:paraId="20364ECA" w14:textId="77777777" w:rsidR="00F72306" w:rsidRDefault="00F72306" w:rsidP="00F72306">
      <w:pPr>
        <w:pStyle w:val="ListParagraph"/>
        <w:numPr>
          <w:ilvl w:val="0"/>
          <w:numId w:val="1"/>
        </w:numPr>
      </w:pPr>
      <w:r>
        <w:t>Normalize resulting image back to the bit scale (is that the right way of saying it?)</w:t>
      </w:r>
    </w:p>
    <w:p w14:paraId="5E797080" w14:textId="77777777" w:rsidR="00F72306" w:rsidRDefault="00F72306" w:rsidP="00F72306">
      <w:pPr>
        <w:pStyle w:val="ListParagraph"/>
        <w:numPr>
          <w:ilvl w:val="0"/>
          <w:numId w:val="1"/>
        </w:numPr>
      </w:pPr>
      <w:r>
        <w:t>Remove padding</w:t>
      </w:r>
    </w:p>
    <w:p w14:paraId="3190CC22" w14:textId="77777777" w:rsidR="00F72306" w:rsidRDefault="00F72306" w:rsidP="00F72306"/>
    <w:p w14:paraId="2B8AF563" w14:textId="5859DE2C" w:rsidR="00BA7AFB" w:rsidRDefault="00BA7AFB" w:rsidP="00BA7AFB"/>
    <w:p w14:paraId="0AAD31D4" w14:textId="77777777" w:rsidR="00BA7AFB" w:rsidRPr="00963A4D" w:rsidRDefault="00BA7AFB" w:rsidP="00BA7AFB"/>
    <w:p w14:paraId="7416F5B4" w14:textId="3126EA0C" w:rsidR="00475B20" w:rsidRDefault="00475B20" w:rsidP="00AD26A6">
      <w:r>
        <w:br w:type="page"/>
      </w:r>
    </w:p>
    <w:p w14:paraId="4BE24913" w14:textId="77777777" w:rsidR="000A0180" w:rsidRDefault="000A0180">
      <w:pPr>
        <w:jc w:val="left"/>
        <w:rPr>
          <w:rFonts w:ascii="Candara" w:eastAsiaTheme="majorEastAsia" w:hAnsi="Candara" w:cstheme="majorBidi"/>
          <w:color w:val="2F5496" w:themeColor="accent1" w:themeShade="BF"/>
          <w:sz w:val="32"/>
          <w:szCs w:val="32"/>
        </w:rPr>
      </w:pPr>
      <w:bookmarkStart w:id="36" w:name="_Toc168911866"/>
      <w:r>
        <w:lastRenderedPageBreak/>
        <w:br w:type="page"/>
      </w:r>
    </w:p>
    <w:p w14:paraId="6019F2BF" w14:textId="77777777" w:rsidR="000A0180" w:rsidRDefault="000A0180" w:rsidP="000A0180"/>
    <w:p w14:paraId="4DE899ED" w14:textId="77777777" w:rsidR="000A0180" w:rsidRDefault="000A0180">
      <w:pPr>
        <w:jc w:val="left"/>
        <w:rPr>
          <w:rFonts w:ascii="Candara" w:eastAsiaTheme="majorEastAsia" w:hAnsi="Candara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215A43C" w14:textId="77777777" w:rsidR="00220386" w:rsidRDefault="00FE5E28" w:rsidP="00AD26A6">
      <w:pPr>
        <w:pStyle w:val="Heading1"/>
      </w:pPr>
      <w:r>
        <w:lastRenderedPageBreak/>
        <w:t>References</w:t>
      </w:r>
    </w:p>
    <w:p w14:paraId="56D663F0" w14:textId="60601BC1" w:rsidR="00FE5E28" w:rsidRDefault="00FE5E28" w:rsidP="00AD26A6">
      <w:r>
        <w:br w:type="page"/>
      </w:r>
    </w:p>
    <w:p w14:paraId="017D7F2E" w14:textId="388EBC31" w:rsidR="00475B20" w:rsidRDefault="00475B20" w:rsidP="00AD26A6">
      <w:pPr>
        <w:pStyle w:val="Heading1"/>
      </w:pPr>
      <w:r>
        <w:lastRenderedPageBreak/>
        <w:t>Outline</w:t>
      </w:r>
      <w:bookmarkEnd w:id="36"/>
    </w:p>
    <w:p w14:paraId="4684C9CC" w14:textId="77777777" w:rsidR="00475B20" w:rsidRDefault="00475B20" w:rsidP="00AD26A6">
      <w:r>
        <w:t>Introduction</w:t>
      </w:r>
    </w:p>
    <w:p w14:paraId="6F3E78E4" w14:textId="77777777" w:rsidR="00475B20" w:rsidRDefault="00475B20" w:rsidP="00AD26A6">
      <w:pPr>
        <w:pStyle w:val="ListParagraph"/>
        <w:numPr>
          <w:ilvl w:val="0"/>
          <w:numId w:val="2"/>
        </w:numPr>
      </w:pPr>
      <w:r>
        <w:t xml:space="preserve">On what software is the app based on? Python and </w:t>
      </w:r>
      <w:proofErr w:type="spellStart"/>
      <w:r>
        <w:t>napari</w:t>
      </w:r>
      <w:proofErr w:type="spellEnd"/>
    </w:p>
    <w:p w14:paraId="4AB0A9B4" w14:textId="77777777" w:rsidR="00475B20" w:rsidRDefault="00475B20" w:rsidP="00AD26A6">
      <w:pPr>
        <w:pStyle w:val="ListParagraph"/>
        <w:numPr>
          <w:ilvl w:val="0"/>
          <w:numId w:val="2"/>
        </w:numPr>
      </w:pPr>
      <w:r>
        <w:t xml:space="preserve">What type of data is this processing app targeted for? </w:t>
      </w:r>
    </w:p>
    <w:p w14:paraId="766B475D" w14:textId="77777777" w:rsidR="00475B20" w:rsidRDefault="00475B20" w:rsidP="00AD26A6">
      <w:pPr>
        <w:pStyle w:val="ListParagraph"/>
        <w:numPr>
          <w:ilvl w:val="0"/>
          <w:numId w:val="2"/>
        </w:numPr>
      </w:pPr>
      <w:r>
        <w:t>What is FIB/SEM data?</w:t>
      </w:r>
    </w:p>
    <w:p w14:paraId="0C9DA6FC" w14:textId="77777777" w:rsidR="00475B20" w:rsidRDefault="00475B20" w:rsidP="00AD26A6">
      <w:pPr>
        <w:pStyle w:val="ListParagraph"/>
        <w:numPr>
          <w:ilvl w:val="0"/>
          <w:numId w:val="2"/>
        </w:numPr>
      </w:pPr>
      <w:r>
        <w:t xml:space="preserve">What are the types of preparation? </w:t>
      </w:r>
    </w:p>
    <w:p w14:paraId="171BD01D" w14:textId="77777777" w:rsidR="00475B20" w:rsidRDefault="00475B20" w:rsidP="00AD26A6">
      <w:pPr>
        <w:pStyle w:val="ListParagraph"/>
        <w:numPr>
          <w:ilvl w:val="1"/>
          <w:numId w:val="2"/>
        </w:numPr>
      </w:pPr>
      <w:proofErr w:type="spellStart"/>
      <w:r>
        <w:t>Cryo</w:t>
      </w:r>
      <w:proofErr w:type="spellEnd"/>
      <w:r>
        <w:t xml:space="preserve"> </w:t>
      </w:r>
    </w:p>
    <w:p w14:paraId="210BB5B7" w14:textId="77777777" w:rsidR="00475B20" w:rsidRDefault="00475B20" w:rsidP="00AD26A6">
      <w:pPr>
        <w:pStyle w:val="ListParagraph"/>
        <w:numPr>
          <w:ilvl w:val="2"/>
          <w:numId w:val="2"/>
        </w:numPr>
      </w:pPr>
      <w:r>
        <w:t xml:space="preserve">What are the common artefacts that arise? </w:t>
      </w:r>
    </w:p>
    <w:p w14:paraId="5946E467" w14:textId="77777777" w:rsidR="00475B20" w:rsidRDefault="00475B20" w:rsidP="00AD26A6">
      <w:pPr>
        <w:pStyle w:val="ListParagraph"/>
        <w:numPr>
          <w:ilvl w:val="3"/>
          <w:numId w:val="2"/>
        </w:numPr>
      </w:pPr>
      <w:r>
        <w:t xml:space="preserve">Curtains </w:t>
      </w:r>
    </w:p>
    <w:p w14:paraId="0FB522BB" w14:textId="77777777" w:rsidR="00475B20" w:rsidRDefault="00475B20" w:rsidP="00AD26A6">
      <w:pPr>
        <w:pStyle w:val="ListParagraph"/>
        <w:numPr>
          <w:ilvl w:val="3"/>
          <w:numId w:val="2"/>
        </w:numPr>
      </w:pPr>
      <w:r>
        <w:t>Charging</w:t>
      </w:r>
    </w:p>
    <w:p w14:paraId="33021535" w14:textId="77777777" w:rsidR="00475B20" w:rsidRDefault="00475B20" w:rsidP="00AD26A6">
      <w:pPr>
        <w:pStyle w:val="ListParagraph"/>
        <w:numPr>
          <w:ilvl w:val="2"/>
          <w:numId w:val="2"/>
        </w:numPr>
      </w:pPr>
      <w:r>
        <w:t xml:space="preserve">What are common problems? </w:t>
      </w:r>
    </w:p>
    <w:p w14:paraId="71F471B6" w14:textId="77777777" w:rsidR="00475B20" w:rsidRDefault="00475B20" w:rsidP="00AD26A6">
      <w:pPr>
        <w:pStyle w:val="ListParagraph"/>
        <w:numPr>
          <w:ilvl w:val="3"/>
          <w:numId w:val="2"/>
        </w:numPr>
      </w:pPr>
      <w:r>
        <w:t xml:space="preserve">Low contrast for </w:t>
      </w:r>
      <w:proofErr w:type="spellStart"/>
      <w:r>
        <w:t>cryo</w:t>
      </w:r>
      <w:proofErr w:type="spellEnd"/>
      <w:r>
        <w:t xml:space="preserve">. </w:t>
      </w:r>
    </w:p>
    <w:p w14:paraId="49BB3CB1" w14:textId="77777777" w:rsidR="00475B20" w:rsidRDefault="00475B20" w:rsidP="00AD26A6">
      <w:pPr>
        <w:pStyle w:val="ListParagraph"/>
        <w:numPr>
          <w:ilvl w:val="3"/>
          <w:numId w:val="2"/>
        </w:numPr>
      </w:pPr>
      <w:r>
        <w:t>Is denoising a general problem?</w:t>
      </w:r>
    </w:p>
    <w:p w14:paraId="2F142998" w14:textId="77777777" w:rsidR="00475B20" w:rsidRDefault="00475B20" w:rsidP="00AD26A6">
      <w:pPr>
        <w:pStyle w:val="ListParagraph"/>
        <w:numPr>
          <w:ilvl w:val="1"/>
          <w:numId w:val="2"/>
        </w:numPr>
      </w:pPr>
      <w:r>
        <w:t>HM and AFS</w:t>
      </w:r>
    </w:p>
    <w:p w14:paraId="338C7726" w14:textId="77777777" w:rsidR="00475B20" w:rsidRDefault="00475B20" w:rsidP="00AD26A6">
      <w:pPr>
        <w:pStyle w:val="ListParagraph"/>
        <w:numPr>
          <w:ilvl w:val="2"/>
          <w:numId w:val="2"/>
        </w:numPr>
      </w:pPr>
      <w:r>
        <w:t xml:space="preserve">Contrast and denoising </w:t>
      </w:r>
    </w:p>
    <w:p w14:paraId="2EC3B8DC" w14:textId="77777777" w:rsidR="00475B20" w:rsidRDefault="00475B20" w:rsidP="00AD26A6">
      <w:r>
        <w:t>Content of sections for each function</w:t>
      </w:r>
    </w:p>
    <w:p w14:paraId="25979169" w14:textId="77777777" w:rsidR="00475B20" w:rsidRDefault="00475B20" w:rsidP="00AD26A6">
      <w:pPr>
        <w:pStyle w:val="ListParagraph"/>
        <w:numPr>
          <w:ilvl w:val="0"/>
          <w:numId w:val="1"/>
        </w:numPr>
      </w:pPr>
      <w:r>
        <w:t>What is the problem that it tackles? Explain more deeply</w:t>
      </w:r>
    </w:p>
    <w:p w14:paraId="42B2398B" w14:textId="77777777" w:rsidR="00475B20" w:rsidRDefault="00475B20" w:rsidP="00AD26A6">
      <w:pPr>
        <w:pStyle w:val="ListParagraph"/>
        <w:numPr>
          <w:ilvl w:val="0"/>
          <w:numId w:val="1"/>
        </w:numPr>
      </w:pPr>
      <w:r>
        <w:t>How does the algorithm fix the problem?</w:t>
      </w:r>
    </w:p>
    <w:p w14:paraId="4A565F83" w14:textId="77777777" w:rsidR="00475B20" w:rsidRDefault="00475B20" w:rsidP="00AD26A6">
      <w:pPr>
        <w:pStyle w:val="ListParagraph"/>
        <w:numPr>
          <w:ilvl w:val="0"/>
          <w:numId w:val="1"/>
        </w:numPr>
      </w:pPr>
      <w:r>
        <w:t>What do the parameters mean?</w:t>
      </w:r>
    </w:p>
    <w:p w14:paraId="6E9B1282" w14:textId="77777777" w:rsidR="00475B20" w:rsidRDefault="00475B20" w:rsidP="00AD26A6">
      <w:pPr>
        <w:pStyle w:val="ListParagraph"/>
        <w:numPr>
          <w:ilvl w:val="0"/>
          <w:numId w:val="1"/>
        </w:numPr>
      </w:pPr>
      <w:r>
        <w:t>What is the optimal range of parameters?</w:t>
      </w:r>
    </w:p>
    <w:p w14:paraId="4E21F0F9" w14:textId="77777777" w:rsidR="00475B20" w:rsidRDefault="00475B20" w:rsidP="00AD26A6">
      <w:pPr>
        <w:pStyle w:val="ListParagraph"/>
        <w:numPr>
          <w:ilvl w:val="1"/>
          <w:numId w:val="1"/>
        </w:numPr>
      </w:pPr>
      <w:r>
        <w:t>Even better if I can explain it to certain cases.</w:t>
      </w:r>
    </w:p>
    <w:p w14:paraId="3CED9518" w14:textId="19F5F3AF" w:rsidR="00A50CDC" w:rsidRPr="006A295E" w:rsidRDefault="00A50CDC" w:rsidP="00AD26A6"/>
    <w:sectPr w:rsidR="00A50CDC" w:rsidRPr="006A295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5" w:author="Schaart, Judith" w:date="2024-07-04T07:47:00Z" w:initials="SJ">
    <w:p w14:paraId="3617D791" w14:textId="79811698" w:rsidR="008F622F" w:rsidRDefault="00C30515">
      <w:pPr>
        <w:pStyle w:val="CommentText"/>
      </w:pPr>
      <w:r>
        <w:rPr>
          <w:rStyle w:val="CommentReference"/>
        </w:rPr>
        <w:annotationRef/>
      </w:r>
      <w:r w:rsidRPr="08317CAB">
        <w:t>Nobel prize was indeed for tem, but you will focus on SEM, so I think we should add something on HPF as well. Something like, "additional</w:t>
      </w:r>
      <w:r w:rsidRPr="08317CAB">
        <w:t xml:space="preserve">ly to vitrification of thin samples for TEM, HPF has been developed to vitrify thicker samples, like tissues." </w:t>
      </w:r>
    </w:p>
  </w:comment>
  <w:comment w:id="6" w:author="Schaart, Judith" w:date="2024-07-04T07:48:00Z" w:initials="SJ">
    <w:p w14:paraId="5E490142" w14:textId="1D4B9028" w:rsidR="008F622F" w:rsidRDefault="00C30515">
      <w:pPr>
        <w:pStyle w:val="CommentText"/>
      </w:pPr>
      <w:r>
        <w:rPr>
          <w:rStyle w:val="CommentReference"/>
        </w:rPr>
        <w:annotationRef/>
      </w:r>
      <w:r w:rsidRPr="65C49A0E">
        <w:t>Do they also state that for SEM?</w:t>
      </w:r>
    </w:p>
  </w:comment>
  <w:comment w:id="7" w:author="Schaart, Judith" w:date="2024-07-04T07:49:00Z" w:initials="SJ">
    <w:p w14:paraId="54AA576F" w14:textId="234D5A03" w:rsidR="008F622F" w:rsidRDefault="00C30515">
      <w:pPr>
        <w:pStyle w:val="CommentText"/>
      </w:pPr>
      <w:r>
        <w:rPr>
          <w:rStyle w:val="CommentReference"/>
        </w:rPr>
        <w:annotationRef/>
      </w:r>
      <w:r w:rsidRPr="0A3B6E34">
        <w:t>I think we should rephrase this a bit. I will send you a part of the intro of my thesis, maybe that helps. Bu</w:t>
      </w:r>
      <w:r w:rsidRPr="0A3B6E34">
        <w:t>t it does not cover all techniques :)</w:t>
      </w:r>
    </w:p>
  </w:comment>
  <w:comment w:id="8" w:author="Schaart, Judith" w:date="2024-07-04T07:51:00Z" w:initials="SJ">
    <w:p w14:paraId="481E2AF9" w14:textId="440B33C6" w:rsidR="008F622F" w:rsidRDefault="00C30515">
      <w:pPr>
        <w:pStyle w:val="CommentText"/>
      </w:pPr>
      <w:r>
        <w:rPr>
          <w:rStyle w:val="CommentReference"/>
        </w:rPr>
        <w:annotationRef/>
      </w:r>
      <w:r w:rsidRPr="1AF05746">
        <w:t>We may need to check what the exact defenition of "molecular structures" is. As in cryoFIB (which your app focusses on) we can not see proteins (mostly)</w:t>
      </w:r>
    </w:p>
  </w:comment>
  <w:comment w:id="9" w:author="Schaart, Judith" w:date="2024-07-04T07:52:00Z" w:initials="SJ">
    <w:p w14:paraId="3436E875" w14:textId="165404D8" w:rsidR="008F622F" w:rsidRDefault="00C30515">
      <w:pPr>
        <w:pStyle w:val="CommentText"/>
      </w:pPr>
      <w:r>
        <w:rPr>
          <w:rStyle w:val="CommentReference"/>
        </w:rPr>
        <w:annotationRef/>
      </w:r>
      <w:r w:rsidRPr="2E697FFC">
        <w:t xml:space="preserve">I think there are some more recent examples as well, probably from Janelia (Jennifer Lippincot Schwarz) or Crick (Collinson/Jones). May be worth it to mention this as well. Also, I know the neuro field uses a lot of vEM, but not sure if that is in cryo. </w:t>
      </w:r>
    </w:p>
  </w:comment>
  <w:comment w:id="11" w:author="Schaart, Judith" w:date="2024-07-04T07:54:00Z" w:initials="SJ">
    <w:p w14:paraId="441E70A7" w14:textId="35D12A7C" w:rsidR="008F622F" w:rsidRDefault="00C30515">
      <w:pPr>
        <w:pStyle w:val="CommentText"/>
      </w:pPr>
      <w:r>
        <w:rPr>
          <w:rStyle w:val="CommentReference"/>
        </w:rPr>
        <w:annotationRef/>
      </w:r>
      <w:r w:rsidRPr="486D36FE">
        <w:t>Is cryo-vEM on sections possible? I think array tomo is not. For SBF I dont know.</w:t>
      </w:r>
    </w:p>
  </w:comment>
  <w:comment w:id="12" w:author="Schaart, Judith" w:date="2024-07-04T07:55:00Z" w:initials="SJ">
    <w:p w14:paraId="74885BB1" w14:textId="0398D61F" w:rsidR="008F622F" w:rsidRDefault="00C30515">
      <w:pPr>
        <w:pStyle w:val="CommentText"/>
      </w:pPr>
      <w:r>
        <w:rPr>
          <w:rStyle w:val="CommentReference"/>
        </w:rPr>
        <w:annotationRef/>
      </w:r>
      <w:r w:rsidRPr="597546E6">
        <w:t>True, but we are capable of imaging quite  large volumes if we want :)</w:t>
      </w:r>
    </w:p>
  </w:comment>
  <w:comment w:id="13" w:author="Schaart, Judith" w:date="2024-07-04T07:56:00Z" w:initials="SJ">
    <w:p w14:paraId="2EF6CC73" w14:textId="5A7BE6B0" w:rsidR="008F622F" w:rsidRDefault="00C30515">
      <w:pPr>
        <w:pStyle w:val="CommentText"/>
      </w:pPr>
      <w:r>
        <w:rPr>
          <w:rStyle w:val="CommentReference"/>
        </w:rPr>
        <w:annotationRef/>
      </w:r>
      <w:r w:rsidRPr="360E8568">
        <w:t>I am not sure if we can call AFS "classic"</w:t>
      </w:r>
    </w:p>
  </w:comment>
  <w:comment w:id="14" w:author="Schaart, Judith" w:date="2024-07-04T07:56:00Z" w:initials="SJ">
    <w:p w14:paraId="5D1539C7" w14:textId="2A3513AC" w:rsidR="008F622F" w:rsidRDefault="00C30515">
      <w:pPr>
        <w:pStyle w:val="CommentText"/>
      </w:pPr>
      <w:r>
        <w:rPr>
          <w:rStyle w:val="CommentReference"/>
        </w:rPr>
        <w:annotationRef/>
      </w:r>
      <w:r w:rsidRPr="6259073B">
        <w:t xml:space="preserve">Not always for AFS, only uranyl in our </w:t>
      </w:r>
      <w:r w:rsidRPr="6259073B">
        <w:t>protocols. But osmium is done by some labs.</w:t>
      </w:r>
    </w:p>
  </w:comment>
  <w:comment w:id="15" w:author="Schaart, Judith" w:date="2024-07-04T07:58:00Z" w:initials="SJ">
    <w:p w14:paraId="1C82B4E3" w14:textId="5BA47D3B" w:rsidR="008F622F" w:rsidRDefault="00C30515">
      <w:pPr>
        <w:pStyle w:val="CommentText"/>
      </w:pPr>
      <w:r>
        <w:rPr>
          <w:rStyle w:val="CommentReference"/>
        </w:rPr>
        <w:annotationRef/>
      </w:r>
      <w:r w:rsidRPr="5E6DACFE">
        <w:t>Maybe it would be good to move this part a bit up, at the point where you describe cryofixation. Now the text wiggles a bit between cryo and RT info</w:t>
      </w:r>
    </w:p>
  </w:comment>
  <w:comment w:id="16" w:author="Schaart, Judith" w:date="2024-07-04T08:41:00Z" w:initials="SJ">
    <w:p w14:paraId="3E325410" w14:textId="5A109E07" w:rsidR="008F622F" w:rsidRDefault="00C30515">
      <w:pPr>
        <w:pStyle w:val="CommentText"/>
      </w:pPr>
      <w:r>
        <w:rPr>
          <w:rStyle w:val="CommentReference"/>
        </w:rPr>
        <w:annotationRef/>
      </w:r>
      <w:r w:rsidRPr="6201CD42">
        <w:t xml:space="preserve">I think it would be good here to describe the need for image </w:t>
      </w:r>
      <w:r w:rsidRPr="6201CD42">
        <w:t>processing software before diving into python. That makes the link more natural.</w:t>
      </w:r>
    </w:p>
  </w:comment>
  <w:comment w:id="18" w:author="Schaart, Judith" w:date="2024-07-04T08:42:00Z" w:initials="SJ">
    <w:p w14:paraId="0D07C02F" w14:textId="7C64FF78" w:rsidR="008F622F" w:rsidRDefault="00C30515">
      <w:pPr>
        <w:pStyle w:val="CommentText"/>
      </w:pPr>
      <w:r>
        <w:rPr>
          <w:rStyle w:val="CommentReference"/>
        </w:rPr>
        <w:annotationRef/>
      </w:r>
      <w:r w:rsidRPr="511B8CAE">
        <w:t xml:space="preserve">I think it may be good to describe existing image processing tools and not specifically python. You can quickly mention in your results why you used python, but I dont think </w:t>
      </w:r>
      <w:r w:rsidRPr="511B8CAE">
        <w:t>it is necessary here.</w:t>
      </w:r>
    </w:p>
  </w:comment>
  <w:comment w:id="19" w:author="Schaart, Judith" w:date="2024-07-04T08:50:00Z" w:initials="SJ">
    <w:p w14:paraId="54D5EDB0" w14:textId="31F39D73" w:rsidR="008F622F" w:rsidRDefault="00C30515">
      <w:pPr>
        <w:pStyle w:val="CommentText"/>
      </w:pPr>
      <w:r>
        <w:rPr>
          <w:rStyle w:val="CommentReference"/>
        </w:rPr>
        <w:annotationRef/>
      </w:r>
      <w:r w:rsidRPr="1838323E">
        <w:t>Probably Deniz knows which papers you could refer to here. She based her app on algorithms that were published by others I think</w:t>
      </w:r>
    </w:p>
  </w:comment>
  <w:comment w:id="20" w:author="To, Shaina Vivienne" w:date="2024-06-10T12:17:00Z" w:initials="TSV">
    <w:p w14:paraId="668EFB9C" w14:textId="2FDEBBB1" w:rsidR="00B17557" w:rsidRDefault="00B17557" w:rsidP="00B17557">
      <w:pPr>
        <w:pStyle w:val="CommentText"/>
        <w:jc w:val="left"/>
      </w:pPr>
      <w:r>
        <w:rPr>
          <w:rStyle w:val="CommentReference"/>
        </w:rPr>
        <w:annotationRef/>
      </w:r>
      <w:hyperlink r:id="rId1" w:history="1">
        <w:r w:rsidRPr="00803BBA">
          <w:rPr>
            <w:rStyle w:val="Hyperlink"/>
          </w:rPr>
          <w:t>https://napari.org/stable/</w:t>
        </w:r>
      </w:hyperlink>
    </w:p>
  </w:comment>
  <w:comment w:id="21" w:author="Schaart, Judith" w:date="2024-07-04T08:45:00Z" w:initials="SJ">
    <w:p w14:paraId="0648B916" w14:textId="2DF51341" w:rsidR="008F622F" w:rsidRDefault="00C30515">
      <w:pPr>
        <w:pStyle w:val="CommentText"/>
      </w:pPr>
      <w:r>
        <w:rPr>
          <w:rStyle w:val="CommentReference"/>
        </w:rPr>
        <w:annotationRef/>
      </w:r>
      <w:r w:rsidRPr="26AC1EAF">
        <w:t>This part is great for the manual, but I would not add it like this in a paper</w:t>
      </w:r>
    </w:p>
  </w:comment>
  <w:comment w:id="24" w:author="To, Shaina Vivienne" w:date="2024-06-24T10:54:00Z" w:initials="TSV">
    <w:p w14:paraId="6874018F" w14:textId="77777777" w:rsidR="009C6B42" w:rsidRDefault="009C6B42" w:rsidP="003C7FF8">
      <w:pPr>
        <w:pStyle w:val="CommentText"/>
        <w:jc w:val="left"/>
      </w:pPr>
      <w:r>
        <w:rPr>
          <w:rStyle w:val="CommentReference"/>
        </w:rPr>
        <w:annotationRef/>
      </w:r>
      <w:r>
        <w:rPr>
          <w:lang w:val="nl-NL"/>
        </w:rPr>
        <w:t>Will still add this functionalities</w:t>
      </w:r>
    </w:p>
  </w:comment>
  <w:comment w:id="23" w:author="Schaart, Judith" w:date="2024-07-04T10:02:00Z" w:initials="SJ">
    <w:p w14:paraId="1E9F1C96" w14:textId="207F8629" w:rsidR="008F622F" w:rsidRDefault="00C30515">
      <w:pPr>
        <w:pStyle w:val="CommentText"/>
      </w:pPr>
      <w:r>
        <w:rPr>
          <w:rStyle w:val="CommentReference"/>
        </w:rPr>
        <w:annotationRef/>
      </w:r>
      <w:r w:rsidRPr="723BE98F">
        <w:t>For the paper this is too descriptive. I would say, in this paper we describe the plugin for napari in which we show successful decharging</w:t>
      </w:r>
      <w:r w:rsidRPr="723BE98F">
        <w:t xml:space="preserve"> etc. to improve image quality. Or something like that</w:t>
      </w:r>
    </w:p>
  </w:comment>
  <w:comment w:id="29" w:author="To, Shaina Vivienne" w:date="2024-06-10T15:03:00Z" w:initials="TSV">
    <w:p w14:paraId="05CE2069" w14:textId="09C46C7B" w:rsidR="00F20914" w:rsidRDefault="00F20914" w:rsidP="004B4BE4">
      <w:pPr>
        <w:pStyle w:val="CommentText"/>
        <w:jc w:val="left"/>
      </w:pPr>
      <w:r>
        <w:rPr>
          <w:rStyle w:val="CommentReference"/>
        </w:rPr>
        <w:annotationRef/>
      </w:r>
      <w:r>
        <w:rPr>
          <w:lang w:val="nl-NL"/>
        </w:rPr>
        <w:t>How do I make sure in the plugin that the package versions that are installed are the one that I want?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617D791" w15:done="0"/>
  <w15:commentEx w15:paraId="5E490142" w15:done="0"/>
  <w15:commentEx w15:paraId="54AA576F" w15:done="0"/>
  <w15:commentEx w15:paraId="481E2AF9" w15:done="0"/>
  <w15:commentEx w15:paraId="3436E875" w15:done="0"/>
  <w15:commentEx w15:paraId="441E70A7" w15:done="0"/>
  <w15:commentEx w15:paraId="74885BB1" w15:done="0"/>
  <w15:commentEx w15:paraId="2EF6CC73" w15:done="0"/>
  <w15:commentEx w15:paraId="5D1539C7" w15:done="0"/>
  <w15:commentEx w15:paraId="1C82B4E3" w15:done="0"/>
  <w15:commentEx w15:paraId="3E325410" w15:done="0"/>
  <w15:commentEx w15:paraId="0D07C02F" w15:done="0"/>
  <w15:commentEx w15:paraId="54D5EDB0" w15:paraIdParent="0D07C02F" w15:done="0"/>
  <w15:commentEx w15:paraId="668EFB9C" w15:done="0"/>
  <w15:commentEx w15:paraId="0648B916" w15:done="0"/>
  <w15:commentEx w15:paraId="6874018F" w15:done="0"/>
  <w15:commentEx w15:paraId="1E9F1C96" w15:done="0"/>
  <w15:commentEx w15:paraId="05CE206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6BA75393" w16cex:dateUtc="2024-07-04T05:47:00Z"/>
  <w16cex:commentExtensible w16cex:durableId="76BE06F9" w16cex:dateUtc="2024-07-04T05:48:00Z"/>
  <w16cex:commentExtensible w16cex:durableId="4721BA03" w16cex:dateUtc="2024-07-04T05:49:00Z"/>
  <w16cex:commentExtensible w16cex:durableId="2BD980F7" w16cex:dateUtc="2024-07-04T05:51:00Z"/>
  <w16cex:commentExtensible w16cex:durableId="67BCE827" w16cex:dateUtc="2024-07-04T05:52:00Z"/>
  <w16cex:commentExtensible w16cex:durableId="7368A0BC" w16cex:dateUtc="2024-07-04T05:54:00Z"/>
  <w16cex:commentExtensible w16cex:durableId="5EDEE379" w16cex:dateUtc="2024-07-04T05:55:00Z"/>
  <w16cex:commentExtensible w16cex:durableId="2CD14488" w16cex:dateUtc="2024-07-04T05:56:00Z"/>
  <w16cex:commentExtensible w16cex:durableId="00E9D23F" w16cex:dateUtc="2024-07-04T05:56:00Z"/>
  <w16cex:commentExtensible w16cex:durableId="3C0C05A2" w16cex:dateUtc="2024-07-04T05:58:00Z"/>
  <w16cex:commentExtensible w16cex:durableId="7D0A0774" w16cex:dateUtc="2024-07-04T06:41:00Z"/>
  <w16cex:commentExtensible w16cex:durableId="0AC898B7" w16cex:dateUtc="2024-07-04T06:42:00Z"/>
  <w16cex:commentExtensible w16cex:durableId="5257A8DA" w16cex:dateUtc="2024-07-04T06:50:00Z"/>
  <w16cex:commentExtensible w16cex:durableId="2A116D5F" w16cex:dateUtc="2024-06-10T10:17:00Z"/>
  <w16cex:commentExtensible w16cex:durableId="77796004" w16cex:dateUtc="2024-07-04T06:45:00Z"/>
  <w16cex:commentExtensible w16cex:durableId="2A23CEEE" w16cex:dateUtc="2024-06-24T08:54:00Z"/>
  <w16cex:commentExtensible w16cex:durableId="2BD2600A" w16cex:dateUtc="2024-07-04T08:02:00Z"/>
  <w16cex:commentExtensible w16cex:durableId="2A119453" w16cex:dateUtc="2024-06-10T1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617D791" w16cid:durableId="6BA75393"/>
  <w16cid:commentId w16cid:paraId="5E490142" w16cid:durableId="76BE06F9"/>
  <w16cid:commentId w16cid:paraId="54AA576F" w16cid:durableId="4721BA03"/>
  <w16cid:commentId w16cid:paraId="481E2AF9" w16cid:durableId="2BD980F7"/>
  <w16cid:commentId w16cid:paraId="3436E875" w16cid:durableId="67BCE827"/>
  <w16cid:commentId w16cid:paraId="441E70A7" w16cid:durableId="7368A0BC"/>
  <w16cid:commentId w16cid:paraId="74885BB1" w16cid:durableId="5EDEE379"/>
  <w16cid:commentId w16cid:paraId="2EF6CC73" w16cid:durableId="2CD14488"/>
  <w16cid:commentId w16cid:paraId="5D1539C7" w16cid:durableId="00E9D23F"/>
  <w16cid:commentId w16cid:paraId="1C82B4E3" w16cid:durableId="3C0C05A2"/>
  <w16cid:commentId w16cid:paraId="3E325410" w16cid:durableId="7D0A0774"/>
  <w16cid:commentId w16cid:paraId="0D07C02F" w16cid:durableId="0AC898B7"/>
  <w16cid:commentId w16cid:paraId="54D5EDB0" w16cid:durableId="5257A8DA"/>
  <w16cid:commentId w16cid:paraId="668EFB9C" w16cid:durableId="2A116D5F"/>
  <w16cid:commentId w16cid:paraId="0648B916" w16cid:durableId="77796004"/>
  <w16cid:commentId w16cid:paraId="6874018F" w16cid:durableId="2A23CEEE"/>
  <w16cid:commentId w16cid:paraId="1E9F1C96" w16cid:durableId="2BD2600A"/>
  <w16cid:commentId w16cid:paraId="05CE2069" w16cid:durableId="2A11945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969DB"/>
    <w:multiLevelType w:val="hybridMultilevel"/>
    <w:tmpl w:val="9604C14C"/>
    <w:lvl w:ilvl="0" w:tplc="BDDC1C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D4384"/>
    <w:multiLevelType w:val="hybridMultilevel"/>
    <w:tmpl w:val="15FA7DAA"/>
    <w:lvl w:ilvl="0" w:tplc="30ACAE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B771E"/>
    <w:multiLevelType w:val="hybridMultilevel"/>
    <w:tmpl w:val="9C20179A"/>
    <w:lvl w:ilvl="0" w:tplc="4ECEA67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086C4B"/>
    <w:multiLevelType w:val="hybridMultilevel"/>
    <w:tmpl w:val="BA8C344C"/>
    <w:lvl w:ilvl="0" w:tplc="BFC8EB5C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2F46A2"/>
    <w:multiLevelType w:val="hybridMultilevel"/>
    <w:tmpl w:val="409AE704"/>
    <w:lvl w:ilvl="0" w:tplc="D17E8F70">
      <w:numFmt w:val="bullet"/>
      <w:lvlText w:val="-"/>
      <w:lvlJc w:val="left"/>
      <w:pPr>
        <w:ind w:left="405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 w16cid:durableId="990405709">
    <w:abstractNumId w:val="1"/>
  </w:num>
  <w:num w:numId="2" w16cid:durableId="854423135">
    <w:abstractNumId w:val="0"/>
  </w:num>
  <w:num w:numId="3" w16cid:durableId="1138573111">
    <w:abstractNumId w:val="4"/>
  </w:num>
  <w:num w:numId="4" w16cid:durableId="26956897">
    <w:abstractNumId w:val="3"/>
  </w:num>
  <w:num w:numId="5" w16cid:durableId="2106487689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chaart, Judith">
    <w15:presenceInfo w15:providerId="AD" w15:userId="S::judith.schaart@radboudumc.nl::4c598c85-7faa-425b-9f69-244b99036a85"/>
  </w15:person>
  <w15:person w15:author="To, Shaina Vivienne">
    <w15:presenceInfo w15:providerId="AD" w15:userId="S::Shaina.To@radboudumc.nl::7ae5d404-f7f1-4cb8-9dbd-176a2fc0d04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73A"/>
    <w:rsid w:val="00001CD2"/>
    <w:rsid w:val="0000471E"/>
    <w:rsid w:val="0000645B"/>
    <w:rsid w:val="000168A4"/>
    <w:rsid w:val="0001733B"/>
    <w:rsid w:val="00021DA2"/>
    <w:rsid w:val="0002372B"/>
    <w:rsid w:val="00023A40"/>
    <w:rsid w:val="000246AA"/>
    <w:rsid w:val="0002482C"/>
    <w:rsid w:val="00025080"/>
    <w:rsid w:val="00031357"/>
    <w:rsid w:val="00035350"/>
    <w:rsid w:val="00036A33"/>
    <w:rsid w:val="00041297"/>
    <w:rsid w:val="000455EB"/>
    <w:rsid w:val="00047649"/>
    <w:rsid w:val="00050CC3"/>
    <w:rsid w:val="000516B4"/>
    <w:rsid w:val="00051749"/>
    <w:rsid w:val="00054B39"/>
    <w:rsid w:val="000551F7"/>
    <w:rsid w:val="00066624"/>
    <w:rsid w:val="000723B5"/>
    <w:rsid w:val="00074594"/>
    <w:rsid w:val="00074B17"/>
    <w:rsid w:val="000770A8"/>
    <w:rsid w:val="00082412"/>
    <w:rsid w:val="00093347"/>
    <w:rsid w:val="00093769"/>
    <w:rsid w:val="000A0180"/>
    <w:rsid w:val="000A09A1"/>
    <w:rsid w:val="000B1D93"/>
    <w:rsid w:val="000B2B51"/>
    <w:rsid w:val="000C3AC7"/>
    <w:rsid w:val="000C42A7"/>
    <w:rsid w:val="000D3219"/>
    <w:rsid w:val="000D385D"/>
    <w:rsid w:val="000D3F49"/>
    <w:rsid w:val="000D5A08"/>
    <w:rsid w:val="000D7C31"/>
    <w:rsid w:val="000E0BD7"/>
    <w:rsid w:val="000E1258"/>
    <w:rsid w:val="000F1558"/>
    <w:rsid w:val="000F320D"/>
    <w:rsid w:val="000F3981"/>
    <w:rsid w:val="000F423E"/>
    <w:rsid w:val="000F4AC7"/>
    <w:rsid w:val="000F54E3"/>
    <w:rsid w:val="000F55EF"/>
    <w:rsid w:val="000F6A98"/>
    <w:rsid w:val="000F7049"/>
    <w:rsid w:val="000F7454"/>
    <w:rsid w:val="000F783C"/>
    <w:rsid w:val="0010138D"/>
    <w:rsid w:val="0010147C"/>
    <w:rsid w:val="00104E57"/>
    <w:rsid w:val="001050F1"/>
    <w:rsid w:val="00106905"/>
    <w:rsid w:val="00106FA5"/>
    <w:rsid w:val="00126FEB"/>
    <w:rsid w:val="00130D3C"/>
    <w:rsid w:val="00131C5D"/>
    <w:rsid w:val="00131CB6"/>
    <w:rsid w:val="00137721"/>
    <w:rsid w:val="0014028F"/>
    <w:rsid w:val="00141775"/>
    <w:rsid w:val="00142D4C"/>
    <w:rsid w:val="00143DD8"/>
    <w:rsid w:val="00144EDA"/>
    <w:rsid w:val="00151403"/>
    <w:rsid w:val="001529CC"/>
    <w:rsid w:val="00154953"/>
    <w:rsid w:val="00155A3F"/>
    <w:rsid w:val="00156115"/>
    <w:rsid w:val="00156686"/>
    <w:rsid w:val="00156F15"/>
    <w:rsid w:val="00160182"/>
    <w:rsid w:val="00160198"/>
    <w:rsid w:val="001605EE"/>
    <w:rsid w:val="001608C7"/>
    <w:rsid w:val="0016477B"/>
    <w:rsid w:val="00165655"/>
    <w:rsid w:val="00166591"/>
    <w:rsid w:val="001668E2"/>
    <w:rsid w:val="0017185F"/>
    <w:rsid w:val="0017224F"/>
    <w:rsid w:val="00172BE8"/>
    <w:rsid w:val="0018067B"/>
    <w:rsid w:val="001810B2"/>
    <w:rsid w:val="001820B8"/>
    <w:rsid w:val="00183B83"/>
    <w:rsid w:val="00184A3B"/>
    <w:rsid w:val="00185D62"/>
    <w:rsid w:val="00190F49"/>
    <w:rsid w:val="00194BBF"/>
    <w:rsid w:val="00196A0D"/>
    <w:rsid w:val="001A0C43"/>
    <w:rsid w:val="001A2537"/>
    <w:rsid w:val="001A32D4"/>
    <w:rsid w:val="001A5F56"/>
    <w:rsid w:val="001A7CD7"/>
    <w:rsid w:val="001B152E"/>
    <w:rsid w:val="001B2BBF"/>
    <w:rsid w:val="001B5933"/>
    <w:rsid w:val="001B6D18"/>
    <w:rsid w:val="001C2231"/>
    <w:rsid w:val="001C2FA4"/>
    <w:rsid w:val="001C3340"/>
    <w:rsid w:val="001C3BA0"/>
    <w:rsid w:val="001C4450"/>
    <w:rsid w:val="001C473A"/>
    <w:rsid w:val="001C5BCA"/>
    <w:rsid w:val="001C6627"/>
    <w:rsid w:val="001D30C7"/>
    <w:rsid w:val="001D563F"/>
    <w:rsid w:val="001D6027"/>
    <w:rsid w:val="001D7D36"/>
    <w:rsid w:val="001E3557"/>
    <w:rsid w:val="001E5AB5"/>
    <w:rsid w:val="001E7201"/>
    <w:rsid w:val="001E7479"/>
    <w:rsid w:val="001E7DBF"/>
    <w:rsid w:val="001F2AA2"/>
    <w:rsid w:val="001F3536"/>
    <w:rsid w:val="001F3FB4"/>
    <w:rsid w:val="00206340"/>
    <w:rsid w:val="00210E94"/>
    <w:rsid w:val="0021321D"/>
    <w:rsid w:val="0021360F"/>
    <w:rsid w:val="00213B00"/>
    <w:rsid w:val="0021772F"/>
    <w:rsid w:val="00220386"/>
    <w:rsid w:val="0022237C"/>
    <w:rsid w:val="00223543"/>
    <w:rsid w:val="0022572B"/>
    <w:rsid w:val="00231604"/>
    <w:rsid w:val="00234F35"/>
    <w:rsid w:val="0023588F"/>
    <w:rsid w:val="0023755B"/>
    <w:rsid w:val="00237615"/>
    <w:rsid w:val="00241975"/>
    <w:rsid w:val="00251039"/>
    <w:rsid w:val="002537D0"/>
    <w:rsid w:val="00257553"/>
    <w:rsid w:val="0026592D"/>
    <w:rsid w:val="00266D45"/>
    <w:rsid w:val="002679AC"/>
    <w:rsid w:val="00270044"/>
    <w:rsid w:val="00270303"/>
    <w:rsid w:val="00272CEF"/>
    <w:rsid w:val="0027425A"/>
    <w:rsid w:val="0027590C"/>
    <w:rsid w:val="00276993"/>
    <w:rsid w:val="00276D89"/>
    <w:rsid w:val="00281800"/>
    <w:rsid w:val="00287CA9"/>
    <w:rsid w:val="00294920"/>
    <w:rsid w:val="002960B5"/>
    <w:rsid w:val="00296304"/>
    <w:rsid w:val="002A0293"/>
    <w:rsid w:val="002A0D2D"/>
    <w:rsid w:val="002A5965"/>
    <w:rsid w:val="002A6373"/>
    <w:rsid w:val="002A6787"/>
    <w:rsid w:val="002B7B0D"/>
    <w:rsid w:val="002C7274"/>
    <w:rsid w:val="002C762E"/>
    <w:rsid w:val="002C7779"/>
    <w:rsid w:val="002C7C76"/>
    <w:rsid w:val="002D268F"/>
    <w:rsid w:val="002D58C0"/>
    <w:rsid w:val="002E0D92"/>
    <w:rsid w:val="002E399C"/>
    <w:rsid w:val="002E488D"/>
    <w:rsid w:val="002E51A5"/>
    <w:rsid w:val="002F164C"/>
    <w:rsid w:val="002F754E"/>
    <w:rsid w:val="00305EFC"/>
    <w:rsid w:val="00306784"/>
    <w:rsid w:val="00310757"/>
    <w:rsid w:val="00311054"/>
    <w:rsid w:val="00314708"/>
    <w:rsid w:val="0032291A"/>
    <w:rsid w:val="00322F80"/>
    <w:rsid w:val="0032373A"/>
    <w:rsid w:val="00324CDD"/>
    <w:rsid w:val="003300D0"/>
    <w:rsid w:val="0033141C"/>
    <w:rsid w:val="00331CAC"/>
    <w:rsid w:val="0033331E"/>
    <w:rsid w:val="003333A1"/>
    <w:rsid w:val="00333D52"/>
    <w:rsid w:val="00336D56"/>
    <w:rsid w:val="00337DB8"/>
    <w:rsid w:val="00343A1C"/>
    <w:rsid w:val="00344599"/>
    <w:rsid w:val="0035002A"/>
    <w:rsid w:val="00353881"/>
    <w:rsid w:val="003538E8"/>
    <w:rsid w:val="003540A9"/>
    <w:rsid w:val="00355FD8"/>
    <w:rsid w:val="00361ED8"/>
    <w:rsid w:val="00366408"/>
    <w:rsid w:val="00370289"/>
    <w:rsid w:val="00374653"/>
    <w:rsid w:val="003828B4"/>
    <w:rsid w:val="003832BA"/>
    <w:rsid w:val="003851C4"/>
    <w:rsid w:val="00386C92"/>
    <w:rsid w:val="00386D85"/>
    <w:rsid w:val="003915B0"/>
    <w:rsid w:val="0039182B"/>
    <w:rsid w:val="00392FBC"/>
    <w:rsid w:val="003937FF"/>
    <w:rsid w:val="00394901"/>
    <w:rsid w:val="003967AC"/>
    <w:rsid w:val="003A181F"/>
    <w:rsid w:val="003A271C"/>
    <w:rsid w:val="003A37FD"/>
    <w:rsid w:val="003A4CF2"/>
    <w:rsid w:val="003B4E51"/>
    <w:rsid w:val="003B5423"/>
    <w:rsid w:val="003B66E1"/>
    <w:rsid w:val="003B720D"/>
    <w:rsid w:val="003B7791"/>
    <w:rsid w:val="003C0B9A"/>
    <w:rsid w:val="003C2635"/>
    <w:rsid w:val="003C488C"/>
    <w:rsid w:val="003C55BE"/>
    <w:rsid w:val="003D3FAD"/>
    <w:rsid w:val="003D4506"/>
    <w:rsid w:val="003E1668"/>
    <w:rsid w:val="003E19C9"/>
    <w:rsid w:val="003E6FB5"/>
    <w:rsid w:val="003F120C"/>
    <w:rsid w:val="003F15B9"/>
    <w:rsid w:val="003F17C8"/>
    <w:rsid w:val="003F1D1C"/>
    <w:rsid w:val="003F7497"/>
    <w:rsid w:val="00401023"/>
    <w:rsid w:val="004051C2"/>
    <w:rsid w:val="004139DF"/>
    <w:rsid w:val="0041537E"/>
    <w:rsid w:val="004169E1"/>
    <w:rsid w:val="00417567"/>
    <w:rsid w:val="00417B4A"/>
    <w:rsid w:val="004206A8"/>
    <w:rsid w:val="004219FF"/>
    <w:rsid w:val="00424602"/>
    <w:rsid w:val="00424C04"/>
    <w:rsid w:val="004267D7"/>
    <w:rsid w:val="00427F30"/>
    <w:rsid w:val="004336D3"/>
    <w:rsid w:val="00435427"/>
    <w:rsid w:val="00435967"/>
    <w:rsid w:val="00436DB2"/>
    <w:rsid w:val="00452420"/>
    <w:rsid w:val="00453062"/>
    <w:rsid w:val="004615FE"/>
    <w:rsid w:val="004642B6"/>
    <w:rsid w:val="0047030D"/>
    <w:rsid w:val="00475B20"/>
    <w:rsid w:val="00480AAB"/>
    <w:rsid w:val="00484FBE"/>
    <w:rsid w:val="004859FF"/>
    <w:rsid w:val="004903F0"/>
    <w:rsid w:val="00490B5E"/>
    <w:rsid w:val="004927FB"/>
    <w:rsid w:val="00493ECB"/>
    <w:rsid w:val="0049518D"/>
    <w:rsid w:val="004A08B6"/>
    <w:rsid w:val="004A268E"/>
    <w:rsid w:val="004A2A9F"/>
    <w:rsid w:val="004B0A12"/>
    <w:rsid w:val="004B52C8"/>
    <w:rsid w:val="004B54FD"/>
    <w:rsid w:val="004B6529"/>
    <w:rsid w:val="004B71D4"/>
    <w:rsid w:val="004C189C"/>
    <w:rsid w:val="004C245B"/>
    <w:rsid w:val="004C2749"/>
    <w:rsid w:val="004C4E5E"/>
    <w:rsid w:val="004C58F6"/>
    <w:rsid w:val="004D2E50"/>
    <w:rsid w:val="004E2D94"/>
    <w:rsid w:val="004E4338"/>
    <w:rsid w:val="004E4883"/>
    <w:rsid w:val="004E5CA9"/>
    <w:rsid w:val="004E7005"/>
    <w:rsid w:val="004F1DC3"/>
    <w:rsid w:val="004F205F"/>
    <w:rsid w:val="0050013B"/>
    <w:rsid w:val="0050270B"/>
    <w:rsid w:val="00506673"/>
    <w:rsid w:val="00510283"/>
    <w:rsid w:val="00511D9F"/>
    <w:rsid w:val="00515898"/>
    <w:rsid w:val="00517603"/>
    <w:rsid w:val="005205BD"/>
    <w:rsid w:val="00524495"/>
    <w:rsid w:val="00525581"/>
    <w:rsid w:val="00525CC4"/>
    <w:rsid w:val="00531D9C"/>
    <w:rsid w:val="00531FDF"/>
    <w:rsid w:val="00533C0E"/>
    <w:rsid w:val="00534298"/>
    <w:rsid w:val="005358E5"/>
    <w:rsid w:val="005360DA"/>
    <w:rsid w:val="00540265"/>
    <w:rsid w:val="00541D9D"/>
    <w:rsid w:val="005448BA"/>
    <w:rsid w:val="00550D4D"/>
    <w:rsid w:val="00553FCC"/>
    <w:rsid w:val="00561052"/>
    <w:rsid w:val="00565E25"/>
    <w:rsid w:val="00566D4D"/>
    <w:rsid w:val="005727EF"/>
    <w:rsid w:val="00572822"/>
    <w:rsid w:val="00574A10"/>
    <w:rsid w:val="005754D6"/>
    <w:rsid w:val="00575E54"/>
    <w:rsid w:val="00576B39"/>
    <w:rsid w:val="00581D85"/>
    <w:rsid w:val="00583B20"/>
    <w:rsid w:val="0058647E"/>
    <w:rsid w:val="00597BDD"/>
    <w:rsid w:val="005A0BF6"/>
    <w:rsid w:val="005A0C0C"/>
    <w:rsid w:val="005A0C96"/>
    <w:rsid w:val="005A187A"/>
    <w:rsid w:val="005A2F73"/>
    <w:rsid w:val="005A54BC"/>
    <w:rsid w:val="005A6752"/>
    <w:rsid w:val="005B137E"/>
    <w:rsid w:val="005B3173"/>
    <w:rsid w:val="005B439F"/>
    <w:rsid w:val="005B536B"/>
    <w:rsid w:val="005B750F"/>
    <w:rsid w:val="005B7A1A"/>
    <w:rsid w:val="005C3347"/>
    <w:rsid w:val="005C635B"/>
    <w:rsid w:val="005D79FA"/>
    <w:rsid w:val="005E08ED"/>
    <w:rsid w:val="005E0C33"/>
    <w:rsid w:val="005E195D"/>
    <w:rsid w:val="005E206E"/>
    <w:rsid w:val="005E2C45"/>
    <w:rsid w:val="005E3C7C"/>
    <w:rsid w:val="005E51D4"/>
    <w:rsid w:val="005E6470"/>
    <w:rsid w:val="005E7432"/>
    <w:rsid w:val="005F3F82"/>
    <w:rsid w:val="006030EC"/>
    <w:rsid w:val="00610D04"/>
    <w:rsid w:val="0062142F"/>
    <w:rsid w:val="00626C1A"/>
    <w:rsid w:val="00632619"/>
    <w:rsid w:val="00632A95"/>
    <w:rsid w:val="0063499A"/>
    <w:rsid w:val="0063768E"/>
    <w:rsid w:val="00640866"/>
    <w:rsid w:val="00642DF8"/>
    <w:rsid w:val="006455B6"/>
    <w:rsid w:val="00646451"/>
    <w:rsid w:val="0065061E"/>
    <w:rsid w:val="006507AA"/>
    <w:rsid w:val="00650A27"/>
    <w:rsid w:val="006618E2"/>
    <w:rsid w:val="00664010"/>
    <w:rsid w:val="0066412C"/>
    <w:rsid w:val="00664D8D"/>
    <w:rsid w:val="0066603A"/>
    <w:rsid w:val="00670AB0"/>
    <w:rsid w:val="006742E8"/>
    <w:rsid w:val="00676940"/>
    <w:rsid w:val="00682CFD"/>
    <w:rsid w:val="00684286"/>
    <w:rsid w:val="0068477C"/>
    <w:rsid w:val="006854FB"/>
    <w:rsid w:val="00690521"/>
    <w:rsid w:val="006A2787"/>
    <w:rsid w:val="006A295E"/>
    <w:rsid w:val="006A3ABD"/>
    <w:rsid w:val="006A3D42"/>
    <w:rsid w:val="006B7AB1"/>
    <w:rsid w:val="006C028F"/>
    <w:rsid w:val="006C673F"/>
    <w:rsid w:val="006C6CB3"/>
    <w:rsid w:val="006D574A"/>
    <w:rsid w:val="006D70EC"/>
    <w:rsid w:val="006E0895"/>
    <w:rsid w:val="006E41E5"/>
    <w:rsid w:val="006E4FBA"/>
    <w:rsid w:val="006F1AED"/>
    <w:rsid w:val="006F31B3"/>
    <w:rsid w:val="006F40B2"/>
    <w:rsid w:val="006F6820"/>
    <w:rsid w:val="006F7ADF"/>
    <w:rsid w:val="006F7EF7"/>
    <w:rsid w:val="00702506"/>
    <w:rsid w:val="007075FD"/>
    <w:rsid w:val="00714A37"/>
    <w:rsid w:val="00720479"/>
    <w:rsid w:val="007205E5"/>
    <w:rsid w:val="00724B15"/>
    <w:rsid w:val="007318F6"/>
    <w:rsid w:val="0073294C"/>
    <w:rsid w:val="00733009"/>
    <w:rsid w:val="00742270"/>
    <w:rsid w:val="00742AEF"/>
    <w:rsid w:val="00750060"/>
    <w:rsid w:val="00750FF3"/>
    <w:rsid w:val="007517E1"/>
    <w:rsid w:val="00754B60"/>
    <w:rsid w:val="00755147"/>
    <w:rsid w:val="00757508"/>
    <w:rsid w:val="007655B5"/>
    <w:rsid w:val="00765E9B"/>
    <w:rsid w:val="00770A0B"/>
    <w:rsid w:val="00771108"/>
    <w:rsid w:val="0077160A"/>
    <w:rsid w:val="00772585"/>
    <w:rsid w:val="00773CBA"/>
    <w:rsid w:val="0077633E"/>
    <w:rsid w:val="0078222A"/>
    <w:rsid w:val="00785AA1"/>
    <w:rsid w:val="00791793"/>
    <w:rsid w:val="00791BAB"/>
    <w:rsid w:val="00792366"/>
    <w:rsid w:val="007A5161"/>
    <w:rsid w:val="007A73F1"/>
    <w:rsid w:val="007B04E9"/>
    <w:rsid w:val="007B0927"/>
    <w:rsid w:val="007B1AEE"/>
    <w:rsid w:val="007B6952"/>
    <w:rsid w:val="007C2982"/>
    <w:rsid w:val="007C2F45"/>
    <w:rsid w:val="007D38AB"/>
    <w:rsid w:val="007D4815"/>
    <w:rsid w:val="007D5DF3"/>
    <w:rsid w:val="007D62A1"/>
    <w:rsid w:val="007D66B0"/>
    <w:rsid w:val="007E170D"/>
    <w:rsid w:val="007E7EF4"/>
    <w:rsid w:val="00800170"/>
    <w:rsid w:val="0080104F"/>
    <w:rsid w:val="008020F4"/>
    <w:rsid w:val="00802E46"/>
    <w:rsid w:val="00806DC8"/>
    <w:rsid w:val="0080727D"/>
    <w:rsid w:val="00807F62"/>
    <w:rsid w:val="008160DA"/>
    <w:rsid w:val="00821F35"/>
    <w:rsid w:val="008224E4"/>
    <w:rsid w:val="0082407F"/>
    <w:rsid w:val="00831C57"/>
    <w:rsid w:val="008328B6"/>
    <w:rsid w:val="00833930"/>
    <w:rsid w:val="008358BC"/>
    <w:rsid w:val="00841C28"/>
    <w:rsid w:val="008459B5"/>
    <w:rsid w:val="0084616F"/>
    <w:rsid w:val="00846E77"/>
    <w:rsid w:val="00851218"/>
    <w:rsid w:val="00851288"/>
    <w:rsid w:val="008520A5"/>
    <w:rsid w:val="00852425"/>
    <w:rsid w:val="00853BE5"/>
    <w:rsid w:val="008543BB"/>
    <w:rsid w:val="0085645F"/>
    <w:rsid w:val="00861449"/>
    <w:rsid w:val="0086144B"/>
    <w:rsid w:val="00861DF3"/>
    <w:rsid w:val="00864C0E"/>
    <w:rsid w:val="00865DEE"/>
    <w:rsid w:val="00866860"/>
    <w:rsid w:val="00870493"/>
    <w:rsid w:val="00871487"/>
    <w:rsid w:val="0087307B"/>
    <w:rsid w:val="00874E5A"/>
    <w:rsid w:val="008800B7"/>
    <w:rsid w:val="00880900"/>
    <w:rsid w:val="00880988"/>
    <w:rsid w:val="00884B4A"/>
    <w:rsid w:val="00884D9E"/>
    <w:rsid w:val="0088638C"/>
    <w:rsid w:val="00887397"/>
    <w:rsid w:val="0089084E"/>
    <w:rsid w:val="00890C6A"/>
    <w:rsid w:val="0089152A"/>
    <w:rsid w:val="00891B64"/>
    <w:rsid w:val="00892811"/>
    <w:rsid w:val="00892ED5"/>
    <w:rsid w:val="0089413C"/>
    <w:rsid w:val="008A28C3"/>
    <w:rsid w:val="008A5838"/>
    <w:rsid w:val="008B33A5"/>
    <w:rsid w:val="008B35B0"/>
    <w:rsid w:val="008B422A"/>
    <w:rsid w:val="008B5D99"/>
    <w:rsid w:val="008C1899"/>
    <w:rsid w:val="008C269C"/>
    <w:rsid w:val="008C594B"/>
    <w:rsid w:val="008D24AC"/>
    <w:rsid w:val="008D4186"/>
    <w:rsid w:val="008D4B60"/>
    <w:rsid w:val="008D5DA7"/>
    <w:rsid w:val="008E05A4"/>
    <w:rsid w:val="008E30A1"/>
    <w:rsid w:val="008E409B"/>
    <w:rsid w:val="008E4142"/>
    <w:rsid w:val="008E5DCA"/>
    <w:rsid w:val="008F304E"/>
    <w:rsid w:val="008F371C"/>
    <w:rsid w:val="008F3FCF"/>
    <w:rsid w:val="008F40AC"/>
    <w:rsid w:val="008F622F"/>
    <w:rsid w:val="008F7A74"/>
    <w:rsid w:val="008F7E1F"/>
    <w:rsid w:val="009041A6"/>
    <w:rsid w:val="00907A5D"/>
    <w:rsid w:val="009113CC"/>
    <w:rsid w:val="00924030"/>
    <w:rsid w:val="00924C87"/>
    <w:rsid w:val="0094031F"/>
    <w:rsid w:val="00942E1C"/>
    <w:rsid w:val="009444A6"/>
    <w:rsid w:val="00946006"/>
    <w:rsid w:val="0095147E"/>
    <w:rsid w:val="00951558"/>
    <w:rsid w:val="0095194E"/>
    <w:rsid w:val="00957D69"/>
    <w:rsid w:val="009607F3"/>
    <w:rsid w:val="0096244F"/>
    <w:rsid w:val="00963A4D"/>
    <w:rsid w:val="00965AD2"/>
    <w:rsid w:val="009669FE"/>
    <w:rsid w:val="00974E00"/>
    <w:rsid w:val="00984893"/>
    <w:rsid w:val="00984D2E"/>
    <w:rsid w:val="00985875"/>
    <w:rsid w:val="0099109B"/>
    <w:rsid w:val="00992FB3"/>
    <w:rsid w:val="009946FC"/>
    <w:rsid w:val="00995DB1"/>
    <w:rsid w:val="009973F8"/>
    <w:rsid w:val="009A0A2F"/>
    <w:rsid w:val="009A3246"/>
    <w:rsid w:val="009A3D5C"/>
    <w:rsid w:val="009A4578"/>
    <w:rsid w:val="009A4F78"/>
    <w:rsid w:val="009B20B0"/>
    <w:rsid w:val="009B330F"/>
    <w:rsid w:val="009B54DF"/>
    <w:rsid w:val="009B74B2"/>
    <w:rsid w:val="009C12DD"/>
    <w:rsid w:val="009C2C5A"/>
    <w:rsid w:val="009C3469"/>
    <w:rsid w:val="009C5DC0"/>
    <w:rsid w:val="009C6B42"/>
    <w:rsid w:val="009D12C9"/>
    <w:rsid w:val="009F17EC"/>
    <w:rsid w:val="009F50EF"/>
    <w:rsid w:val="009F7522"/>
    <w:rsid w:val="00A000F5"/>
    <w:rsid w:val="00A0288A"/>
    <w:rsid w:val="00A066D9"/>
    <w:rsid w:val="00A10473"/>
    <w:rsid w:val="00A13304"/>
    <w:rsid w:val="00A2345F"/>
    <w:rsid w:val="00A252FE"/>
    <w:rsid w:val="00A2682F"/>
    <w:rsid w:val="00A27C6B"/>
    <w:rsid w:val="00A301C5"/>
    <w:rsid w:val="00A3088B"/>
    <w:rsid w:val="00A32071"/>
    <w:rsid w:val="00A338A3"/>
    <w:rsid w:val="00A3435E"/>
    <w:rsid w:val="00A34821"/>
    <w:rsid w:val="00A3759A"/>
    <w:rsid w:val="00A40A8E"/>
    <w:rsid w:val="00A472FC"/>
    <w:rsid w:val="00A478E1"/>
    <w:rsid w:val="00A50314"/>
    <w:rsid w:val="00A50CDC"/>
    <w:rsid w:val="00A525AB"/>
    <w:rsid w:val="00A54614"/>
    <w:rsid w:val="00A548B4"/>
    <w:rsid w:val="00A55573"/>
    <w:rsid w:val="00A56355"/>
    <w:rsid w:val="00A60456"/>
    <w:rsid w:val="00A60E92"/>
    <w:rsid w:val="00A7571A"/>
    <w:rsid w:val="00A7597D"/>
    <w:rsid w:val="00A81C0B"/>
    <w:rsid w:val="00A856D2"/>
    <w:rsid w:val="00AA2893"/>
    <w:rsid w:val="00AA3B11"/>
    <w:rsid w:val="00AA4CE8"/>
    <w:rsid w:val="00AB228B"/>
    <w:rsid w:val="00AB565B"/>
    <w:rsid w:val="00AB61AC"/>
    <w:rsid w:val="00AB7C1D"/>
    <w:rsid w:val="00AC07A7"/>
    <w:rsid w:val="00AD26A6"/>
    <w:rsid w:val="00AD7BA0"/>
    <w:rsid w:val="00AE0D0A"/>
    <w:rsid w:val="00AE2219"/>
    <w:rsid w:val="00AE4508"/>
    <w:rsid w:val="00AE4E4E"/>
    <w:rsid w:val="00AE7246"/>
    <w:rsid w:val="00AF065E"/>
    <w:rsid w:val="00AF4C36"/>
    <w:rsid w:val="00AF5332"/>
    <w:rsid w:val="00B01252"/>
    <w:rsid w:val="00B07DCB"/>
    <w:rsid w:val="00B13C58"/>
    <w:rsid w:val="00B13EDD"/>
    <w:rsid w:val="00B145BC"/>
    <w:rsid w:val="00B17557"/>
    <w:rsid w:val="00B21B40"/>
    <w:rsid w:val="00B23AFB"/>
    <w:rsid w:val="00B25B38"/>
    <w:rsid w:val="00B366BC"/>
    <w:rsid w:val="00B36BFE"/>
    <w:rsid w:val="00B36D63"/>
    <w:rsid w:val="00B37DB3"/>
    <w:rsid w:val="00B42621"/>
    <w:rsid w:val="00B43001"/>
    <w:rsid w:val="00B43AC4"/>
    <w:rsid w:val="00B466B2"/>
    <w:rsid w:val="00B46C68"/>
    <w:rsid w:val="00B46D6C"/>
    <w:rsid w:val="00B50211"/>
    <w:rsid w:val="00B50454"/>
    <w:rsid w:val="00B52F49"/>
    <w:rsid w:val="00B55A34"/>
    <w:rsid w:val="00B57099"/>
    <w:rsid w:val="00B7196D"/>
    <w:rsid w:val="00B74F8F"/>
    <w:rsid w:val="00B76E2C"/>
    <w:rsid w:val="00B813FA"/>
    <w:rsid w:val="00B8208B"/>
    <w:rsid w:val="00B86D30"/>
    <w:rsid w:val="00B879AC"/>
    <w:rsid w:val="00B92343"/>
    <w:rsid w:val="00B92820"/>
    <w:rsid w:val="00B92E9D"/>
    <w:rsid w:val="00B9477D"/>
    <w:rsid w:val="00B953B2"/>
    <w:rsid w:val="00B95B89"/>
    <w:rsid w:val="00BA2B7B"/>
    <w:rsid w:val="00BA5800"/>
    <w:rsid w:val="00BA6560"/>
    <w:rsid w:val="00BA77AE"/>
    <w:rsid w:val="00BA7AFB"/>
    <w:rsid w:val="00BB0531"/>
    <w:rsid w:val="00BB49F2"/>
    <w:rsid w:val="00BB5E7B"/>
    <w:rsid w:val="00BB6689"/>
    <w:rsid w:val="00BC21A3"/>
    <w:rsid w:val="00BC3C89"/>
    <w:rsid w:val="00BC6788"/>
    <w:rsid w:val="00BC6ABC"/>
    <w:rsid w:val="00BD42B6"/>
    <w:rsid w:val="00BD69A0"/>
    <w:rsid w:val="00BE42DE"/>
    <w:rsid w:val="00BE43EB"/>
    <w:rsid w:val="00BE4AB1"/>
    <w:rsid w:val="00BE797B"/>
    <w:rsid w:val="00BF3E50"/>
    <w:rsid w:val="00BF5611"/>
    <w:rsid w:val="00BF5F9A"/>
    <w:rsid w:val="00C00ED6"/>
    <w:rsid w:val="00C03422"/>
    <w:rsid w:val="00C05AF3"/>
    <w:rsid w:val="00C1004C"/>
    <w:rsid w:val="00C147DF"/>
    <w:rsid w:val="00C15C0E"/>
    <w:rsid w:val="00C1621E"/>
    <w:rsid w:val="00C23129"/>
    <w:rsid w:val="00C23A24"/>
    <w:rsid w:val="00C23ED6"/>
    <w:rsid w:val="00C251A9"/>
    <w:rsid w:val="00C30515"/>
    <w:rsid w:val="00C3207B"/>
    <w:rsid w:val="00C35491"/>
    <w:rsid w:val="00C3739E"/>
    <w:rsid w:val="00C40855"/>
    <w:rsid w:val="00C434CA"/>
    <w:rsid w:val="00C50170"/>
    <w:rsid w:val="00C52134"/>
    <w:rsid w:val="00C541E1"/>
    <w:rsid w:val="00C5534E"/>
    <w:rsid w:val="00C60E89"/>
    <w:rsid w:val="00C61DE4"/>
    <w:rsid w:val="00C63776"/>
    <w:rsid w:val="00C64114"/>
    <w:rsid w:val="00C641FC"/>
    <w:rsid w:val="00C70BF9"/>
    <w:rsid w:val="00C7476A"/>
    <w:rsid w:val="00C752A8"/>
    <w:rsid w:val="00C776F3"/>
    <w:rsid w:val="00C77B5B"/>
    <w:rsid w:val="00C81DD2"/>
    <w:rsid w:val="00C84966"/>
    <w:rsid w:val="00C84D16"/>
    <w:rsid w:val="00C90FE0"/>
    <w:rsid w:val="00C91E7C"/>
    <w:rsid w:val="00C92548"/>
    <w:rsid w:val="00C92B54"/>
    <w:rsid w:val="00C93AA8"/>
    <w:rsid w:val="00C96DDA"/>
    <w:rsid w:val="00C97189"/>
    <w:rsid w:val="00CA2972"/>
    <w:rsid w:val="00CB02AE"/>
    <w:rsid w:val="00CB0BEF"/>
    <w:rsid w:val="00CB1759"/>
    <w:rsid w:val="00CB2452"/>
    <w:rsid w:val="00CB47E0"/>
    <w:rsid w:val="00CB6B34"/>
    <w:rsid w:val="00CB713C"/>
    <w:rsid w:val="00CB7657"/>
    <w:rsid w:val="00CC0955"/>
    <w:rsid w:val="00CC26DC"/>
    <w:rsid w:val="00CC420E"/>
    <w:rsid w:val="00CC47F5"/>
    <w:rsid w:val="00CC6261"/>
    <w:rsid w:val="00CD08F5"/>
    <w:rsid w:val="00CD1842"/>
    <w:rsid w:val="00CD1CD0"/>
    <w:rsid w:val="00CE012D"/>
    <w:rsid w:val="00CE296A"/>
    <w:rsid w:val="00CE7636"/>
    <w:rsid w:val="00CE7E57"/>
    <w:rsid w:val="00CF234D"/>
    <w:rsid w:val="00CF3A36"/>
    <w:rsid w:val="00CF5662"/>
    <w:rsid w:val="00CF7596"/>
    <w:rsid w:val="00D01C18"/>
    <w:rsid w:val="00D02BC5"/>
    <w:rsid w:val="00D02E38"/>
    <w:rsid w:val="00D06806"/>
    <w:rsid w:val="00D11027"/>
    <w:rsid w:val="00D110E8"/>
    <w:rsid w:val="00D119AD"/>
    <w:rsid w:val="00D15616"/>
    <w:rsid w:val="00D1702D"/>
    <w:rsid w:val="00D437EA"/>
    <w:rsid w:val="00D43840"/>
    <w:rsid w:val="00D45CB4"/>
    <w:rsid w:val="00D50387"/>
    <w:rsid w:val="00D5312F"/>
    <w:rsid w:val="00D5445D"/>
    <w:rsid w:val="00D5449E"/>
    <w:rsid w:val="00D57372"/>
    <w:rsid w:val="00D61380"/>
    <w:rsid w:val="00D63CED"/>
    <w:rsid w:val="00D67FAA"/>
    <w:rsid w:val="00D712AE"/>
    <w:rsid w:val="00D77EB7"/>
    <w:rsid w:val="00D826B8"/>
    <w:rsid w:val="00D8529A"/>
    <w:rsid w:val="00D85A5F"/>
    <w:rsid w:val="00D87AD8"/>
    <w:rsid w:val="00D9107B"/>
    <w:rsid w:val="00D94FDD"/>
    <w:rsid w:val="00D965D2"/>
    <w:rsid w:val="00DA1019"/>
    <w:rsid w:val="00DA164E"/>
    <w:rsid w:val="00DA330C"/>
    <w:rsid w:val="00DA363E"/>
    <w:rsid w:val="00DA531A"/>
    <w:rsid w:val="00DA5EB5"/>
    <w:rsid w:val="00DB35DD"/>
    <w:rsid w:val="00DC1F68"/>
    <w:rsid w:val="00DC3663"/>
    <w:rsid w:val="00DC3CAA"/>
    <w:rsid w:val="00DC5B82"/>
    <w:rsid w:val="00DD28FD"/>
    <w:rsid w:val="00DE06AF"/>
    <w:rsid w:val="00DE193E"/>
    <w:rsid w:val="00DE3419"/>
    <w:rsid w:val="00DF242C"/>
    <w:rsid w:val="00DF4EFA"/>
    <w:rsid w:val="00DF7942"/>
    <w:rsid w:val="00E00AD8"/>
    <w:rsid w:val="00E05C35"/>
    <w:rsid w:val="00E12286"/>
    <w:rsid w:val="00E12AD8"/>
    <w:rsid w:val="00E13DEF"/>
    <w:rsid w:val="00E1738F"/>
    <w:rsid w:val="00E2062E"/>
    <w:rsid w:val="00E209E2"/>
    <w:rsid w:val="00E22149"/>
    <w:rsid w:val="00E24958"/>
    <w:rsid w:val="00E300A0"/>
    <w:rsid w:val="00E31B7F"/>
    <w:rsid w:val="00E37786"/>
    <w:rsid w:val="00E40DE2"/>
    <w:rsid w:val="00E476FF"/>
    <w:rsid w:val="00E578BF"/>
    <w:rsid w:val="00E609C5"/>
    <w:rsid w:val="00E60FE0"/>
    <w:rsid w:val="00E648F4"/>
    <w:rsid w:val="00E65516"/>
    <w:rsid w:val="00E65825"/>
    <w:rsid w:val="00E66A50"/>
    <w:rsid w:val="00E70738"/>
    <w:rsid w:val="00E714BF"/>
    <w:rsid w:val="00E74854"/>
    <w:rsid w:val="00E7639B"/>
    <w:rsid w:val="00E8371C"/>
    <w:rsid w:val="00E8468D"/>
    <w:rsid w:val="00E852A2"/>
    <w:rsid w:val="00E8781D"/>
    <w:rsid w:val="00E9173F"/>
    <w:rsid w:val="00E93423"/>
    <w:rsid w:val="00E9372E"/>
    <w:rsid w:val="00EA5613"/>
    <w:rsid w:val="00EA6C05"/>
    <w:rsid w:val="00EB123A"/>
    <w:rsid w:val="00EB5CB4"/>
    <w:rsid w:val="00EB62E6"/>
    <w:rsid w:val="00EB7D0E"/>
    <w:rsid w:val="00EC0C1C"/>
    <w:rsid w:val="00EC16BA"/>
    <w:rsid w:val="00EC1748"/>
    <w:rsid w:val="00EC494C"/>
    <w:rsid w:val="00EC5AE9"/>
    <w:rsid w:val="00ED123F"/>
    <w:rsid w:val="00ED40FF"/>
    <w:rsid w:val="00ED49E6"/>
    <w:rsid w:val="00ED5507"/>
    <w:rsid w:val="00ED7536"/>
    <w:rsid w:val="00EE1874"/>
    <w:rsid w:val="00EE254E"/>
    <w:rsid w:val="00EE342B"/>
    <w:rsid w:val="00EE44E5"/>
    <w:rsid w:val="00EE5FE0"/>
    <w:rsid w:val="00EE630D"/>
    <w:rsid w:val="00EE6CF7"/>
    <w:rsid w:val="00EE7311"/>
    <w:rsid w:val="00EF0125"/>
    <w:rsid w:val="00EF0434"/>
    <w:rsid w:val="00EF213F"/>
    <w:rsid w:val="00EF2B01"/>
    <w:rsid w:val="00EF58E7"/>
    <w:rsid w:val="00EF7011"/>
    <w:rsid w:val="00EF793D"/>
    <w:rsid w:val="00F00E87"/>
    <w:rsid w:val="00F05DE5"/>
    <w:rsid w:val="00F0733D"/>
    <w:rsid w:val="00F07AA2"/>
    <w:rsid w:val="00F07E6F"/>
    <w:rsid w:val="00F14075"/>
    <w:rsid w:val="00F15866"/>
    <w:rsid w:val="00F17996"/>
    <w:rsid w:val="00F20914"/>
    <w:rsid w:val="00F23204"/>
    <w:rsid w:val="00F24361"/>
    <w:rsid w:val="00F262AF"/>
    <w:rsid w:val="00F30383"/>
    <w:rsid w:val="00F424F8"/>
    <w:rsid w:val="00F43BC0"/>
    <w:rsid w:val="00F44416"/>
    <w:rsid w:val="00F45B4B"/>
    <w:rsid w:val="00F45B8E"/>
    <w:rsid w:val="00F63514"/>
    <w:rsid w:val="00F64139"/>
    <w:rsid w:val="00F67A74"/>
    <w:rsid w:val="00F72306"/>
    <w:rsid w:val="00F72392"/>
    <w:rsid w:val="00F76582"/>
    <w:rsid w:val="00F77D6C"/>
    <w:rsid w:val="00F90BF9"/>
    <w:rsid w:val="00F93D2A"/>
    <w:rsid w:val="00F93DAA"/>
    <w:rsid w:val="00F96658"/>
    <w:rsid w:val="00F97D97"/>
    <w:rsid w:val="00FA0095"/>
    <w:rsid w:val="00FA09C6"/>
    <w:rsid w:val="00FA3A67"/>
    <w:rsid w:val="00FB087D"/>
    <w:rsid w:val="00FB1AEA"/>
    <w:rsid w:val="00FB5C95"/>
    <w:rsid w:val="00FC1BA3"/>
    <w:rsid w:val="00FC2148"/>
    <w:rsid w:val="00FC2EE8"/>
    <w:rsid w:val="00FC3CEF"/>
    <w:rsid w:val="00FD1196"/>
    <w:rsid w:val="00FE0BA8"/>
    <w:rsid w:val="00FE233B"/>
    <w:rsid w:val="00FE515D"/>
    <w:rsid w:val="00FE5E28"/>
    <w:rsid w:val="00FE7461"/>
    <w:rsid w:val="00FF0055"/>
    <w:rsid w:val="00FF0CF9"/>
    <w:rsid w:val="00FF1E23"/>
    <w:rsid w:val="00FF3FEB"/>
    <w:rsid w:val="00FF57EA"/>
    <w:rsid w:val="00FF70F8"/>
    <w:rsid w:val="028EDDE6"/>
    <w:rsid w:val="02A5C90B"/>
    <w:rsid w:val="02B201FE"/>
    <w:rsid w:val="031E1566"/>
    <w:rsid w:val="047F8022"/>
    <w:rsid w:val="07EFEF36"/>
    <w:rsid w:val="08858DAC"/>
    <w:rsid w:val="0A2350BD"/>
    <w:rsid w:val="0C3B8288"/>
    <w:rsid w:val="0C529ADF"/>
    <w:rsid w:val="0D8E01BB"/>
    <w:rsid w:val="0DB15415"/>
    <w:rsid w:val="0E1C72E3"/>
    <w:rsid w:val="0E8F8AEA"/>
    <w:rsid w:val="0EF1126F"/>
    <w:rsid w:val="0F0FB290"/>
    <w:rsid w:val="0F83327A"/>
    <w:rsid w:val="0F958AE6"/>
    <w:rsid w:val="1017A11C"/>
    <w:rsid w:val="106859D7"/>
    <w:rsid w:val="10A1D29A"/>
    <w:rsid w:val="1121CB57"/>
    <w:rsid w:val="11234922"/>
    <w:rsid w:val="1227E170"/>
    <w:rsid w:val="1259896F"/>
    <w:rsid w:val="13A46C2F"/>
    <w:rsid w:val="14918434"/>
    <w:rsid w:val="14DF14EF"/>
    <w:rsid w:val="152AA2CB"/>
    <w:rsid w:val="15A8BA01"/>
    <w:rsid w:val="15C0EEFB"/>
    <w:rsid w:val="170E1901"/>
    <w:rsid w:val="17397B4A"/>
    <w:rsid w:val="17C97916"/>
    <w:rsid w:val="19B37D9D"/>
    <w:rsid w:val="1B54F5B1"/>
    <w:rsid w:val="1BC5C2D3"/>
    <w:rsid w:val="1BD7AAB6"/>
    <w:rsid w:val="1C0E7139"/>
    <w:rsid w:val="1D54E01E"/>
    <w:rsid w:val="1DBB1805"/>
    <w:rsid w:val="1E3B5858"/>
    <w:rsid w:val="1E74A329"/>
    <w:rsid w:val="1E7DDCA0"/>
    <w:rsid w:val="1E8D190B"/>
    <w:rsid w:val="1EEDA571"/>
    <w:rsid w:val="20BA6A55"/>
    <w:rsid w:val="22139636"/>
    <w:rsid w:val="2292A970"/>
    <w:rsid w:val="23637248"/>
    <w:rsid w:val="23F557B0"/>
    <w:rsid w:val="24273865"/>
    <w:rsid w:val="24BD8D07"/>
    <w:rsid w:val="2531FE47"/>
    <w:rsid w:val="2547B3B7"/>
    <w:rsid w:val="25720818"/>
    <w:rsid w:val="260C24EA"/>
    <w:rsid w:val="26115623"/>
    <w:rsid w:val="2691F175"/>
    <w:rsid w:val="276DD007"/>
    <w:rsid w:val="2895E2AC"/>
    <w:rsid w:val="28C29FA1"/>
    <w:rsid w:val="28E9A1D0"/>
    <w:rsid w:val="2972C5B1"/>
    <w:rsid w:val="2982E35A"/>
    <w:rsid w:val="29C55F14"/>
    <w:rsid w:val="2A925067"/>
    <w:rsid w:val="2B08DD81"/>
    <w:rsid w:val="2C1A4F1F"/>
    <w:rsid w:val="2C472C8C"/>
    <w:rsid w:val="2CE8FD2F"/>
    <w:rsid w:val="2D684A2E"/>
    <w:rsid w:val="2E873281"/>
    <w:rsid w:val="2EFAF4B0"/>
    <w:rsid w:val="2F50AD59"/>
    <w:rsid w:val="2FC8F496"/>
    <w:rsid w:val="32CEE6D0"/>
    <w:rsid w:val="347DA751"/>
    <w:rsid w:val="349BD650"/>
    <w:rsid w:val="35CEBF45"/>
    <w:rsid w:val="35FB1FE6"/>
    <w:rsid w:val="36724DB9"/>
    <w:rsid w:val="37975ADD"/>
    <w:rsid w:val="37CC840A"/>
    <w:rsid w:val="395E0006"/>
    <w:rsid w:val="397E02E9"/>
    <w:rsid w:val="3B1DC546"/>
    <w:rsid w:val="3BA2E6C0"/>
    <w:rsid w:val="3D02BAF3"/>
    <w:rsid w:val="3E056DEF"/>
    <w:rsid w:val="3F9C8053"/>
    <w:rsid w:val="3FF615F4"/>
    <w:rsid w:val="3FFBFDA7"/>
    <w:rsid w:val="402DD56D"/>
    <w:rsid w:val="405373F7"/>
    <w:rsid w:val="40730A82"/>
    <w:rsid w:val="40C94562"/>
    <w:rsid w:val="40CF8DB2"/>
    <w:rsid w:val="4295AB8D"/>
    <w:rsid w:val="42F214AE"/>
    <w:rsid w:val="440B17D7"/>
    <w:rsid w:val="4436E141"/>
    <w:rsid w:val="44F61190"/>
    <w:rsid w:val="4527D672"/>
    <w:rsid w:val="462C94B1"/>
    <w:rsid w:val="46C13CBB"/>
    <w:rsid w:val="47A9CB75"/>
    <w:rsid w:val="47BA4483"/>
    <w:rsid w:val="4808EE0A"/>
    <w:rsid w:val="4829DDFB"/>
    <w:rsid w:val="48A20199"/>
    <w:rsid w:val="494C7354"/>
    <w:rsid w:val="4A38A90B"/>
    <w:rsid w:val="4A8777B3"/>
    <w:rsid w:val="4B16BC10"/>
    <w:rsid w:val="4BB57E6E"/>
    <w:rsid w:val="4CABE6C9"/>
    <w:rsid w:val="4CB7C929"/>
    <w:rsid w:val="4DC296A0"/>
    <w:rsid w:val="4E024187"/>
    <w:rsid w:val="4E4C9BE1"/>
    <w:rsid w:val="4E70E08A"/>
    <w:rsid w:val="4EA82A84"/>
    <w:rsid w:val="4EBFB025"/>
    <w:rsid w:val="4F34EBF7"/>
    <w:rsid w:val="504F493A"/>
    <w:rsid w:val="505D58B2"/>
    <w:rsid w:val="50DF6A0A"/>
    <w:rsid w:val="518A1632"/>
    <w:rsid w:val="5246EA92"/>
    <w:rsid w:val="526C9278"/>
    <w:rsid w:val="52FE9759"/>
    <w:rsid w:val="535B9D8A"/>
    <w:rsid w:val="53C8B766"/>
    <w:rsid w:val="54EAFC0B"/>
    <w:rsid w:val="55A36A9A"/>
    <w:rsid w:val="55EE4D2F"/>
    <w:rsid w:val="56375630"/>
    <w:rsid w:val="563AB66A"/>
    <w:rsid w:val="568DBA0C"/>
    <w:rsid w:val="56D2DDF0"/>
    <w:rsid w:val="57C2FDA3"/>
    <w:rsid w:val="5843E69E"/>
    <w:rsid w:val="5867B43C"/>
    <w:rsid w:val="599C3829"/>
    <w:rsid w:val="5A7C0803"/>
    <w:rsid w:val="5A82906A"/>
    <w:rsid w:val="5AE2E89C"/>
    <w:rsid w:val="5AF2C95C"/>
    <w:rsid w:val="5B48B063"/>
    <w:rsid w:val="5B4BAD34"/>
    <w:rsid w:val="5B7DF664"/>
    <w:rsid w:val="5C53026B"/>
    <w:rsid w:val="5E803355"/>
    <w:rsid w:val="5EDB3846"/>
    <w:rsid w:val="5FE57676"/>
    <w:rsid w:val="605E3AC6"/>
    <w:rsid w:val="6062AF80"/>
    <w:rsid w:val="608F23BA"/>
    <w:rsid w:val="61570940"/>
    <w:rsid w:val="615FE207"/>
    <w:rsid w:val="61A8D9A8"/>
    <w:rsid w:val="62414B0E"/>
    <w:rsid w:val="63CBB6EF"/>
    <w:rsid w:val="64697367"/>
    <w:rsid w:val="648592BB"/>
    <w:rsid w:val="65CF4307"/>
    <w:rsid w:val="65DA1F1F"/>
    <w:rsid w:val="667288E8"/>
    <w:rsid w:val="66D3B3E3"/>
    <w:rsid w:val="6848E27E"/>
    <w:rsid w:val="68C10687"/>
    <w:rsid w:val="69664A81"/>
    <w:rsid w:val="69FF50F8"/>
    <w:rsid w:val="6A10DE1F"/>
    <w:rsid w:val="6B27BBBA"/>
    <w:rsid w:val="6C28367C"/>
    <w:rsid w:val="6CA07D6B"/>
    <w:rsid w:val="6D0B8830"/>
    <w:rsid w:val="6D1EB8DF"/>
    <w:rsid w:val="6DE640FF"/>
    <w:rsid w:val="6F36A303"/>
    <w:rsid w:val="7021A050"/>
    <w:rsid w:val="71302506"/>
    <w:rsid w:val="71403BEB"/>
    <w:rsid w:val="714AC983"/>
    <w:rsid w:val="7211F0E6"/>
    <w:rsid w:val="721F5F5C"/>
    <w:rsid w:val="72B4102F"/>
    <w:rsid w:val="73274650"/>
    <w:rsid w:val="7363DEF5"/>
    <w:rsid w:val="73B13BA5"/>
    <w:rsid w:val="73D5CA7E"/>
    <w:rsid w:val="75115C2F"/>
    <w:rsid w:val="75884E34"/>
    <w:rsid w:val="76178D32"/>
    <w:rsid w:val="7760B7F9"/>
    <w:rsid w:val="77847A68"/>
    <w:rsid w:val="78152629"/>
    <w:rsid w:val="782A2C5C"/>
    <w:rsid w:val="78ED7DA4"/>
    <w:rsid w:val="79554D78"/>
    <w:rsid w:val="79852423"/>
    <w:rsid w:val="7A3F097E"/>
    <w:rsid w:val="7E683AE3"/>
    <w:rsid w:val="7EF9165D"/>
    <w:rsid w:val="7FDE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056E7CB7"/>
  <w15:chartTrackingRefBased/>
  <w15:docId w15:val="{4C8B5A08-2BB2-4BAC-9389-B0A05AB10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6A6"/>
    <w:pPr>
      <w:jc w:val="both"/>
    </w:pPr>
    <w:rPr>
      <w:rFonts w:ascii="Calibri Light" w:hAnsi="Calibri Light" w:cs="Calibri Light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6D9"/>
    <w:pPr>
      <w:keepNext/>
      <w:keepLines/>
      <w:spacing w:before="240" w:after="240"/>
      <w:outlineLvl w:val="0"/>
    </w:pPr>
    <w:rPr>
      <w:rFonts w:ascii="Candara" w:eastAsiaTheme="majorEastAsia" w:hAnsi="Candar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7779"/>
    <w:pPr>
      <w:keepNext/>
      <w:keepLines/>
      <w:spacing w:before="40"/>
      <w:outlineLvl w:val="1"/>
    </w:pPr>
    <w:rPr>
      <w:rFonts w:ascii="Candara" w:eastAsiaTheme="majorEastAsia" w:hAnsi="Candara" w:cstheme="majorBidi"/>
      <w:color w:val="2F5496" w:themeColor="accen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43A1C"/>
    <w:pPr>
      <w:keepNext/>
      <w:keepLines/>
      <w:spacing w:before="40" w:after="0"/>
      <w:outlineLvl w:val="2"/>
    </w:pPr>
    <w:rPr>
      <w:rFonts w:ascii="Candara" w:eastAsiaTheme="majorEastAsia" w:hAnsi="Candara" w:cstheme="majorBidi"/>
      <w:color w:val="1F3763" w:themeColor="accent1" w:themeShade="7F"/>
      <w:sz w:val="22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D9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66D9"/>
    <w:rPr>
      <w:rFonts w:ascii="Candara" w:eastAsiaTheme="majorEastAsia" w:hAnsi="Candara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C7779"/>
    <w:rPr>
      <w:rFonts w:ascii="Candara" w:eastAsiaTheme="majorEastAsia" w:hAnsi="Candara" w:cstheme="majorBidi"/>
      <w:color w:val="2F5496" w:themeColor="accent1" w:themeShade="BF"/>
      <w:sz w:val="24"/>
      <w:szCs w:val="26"/>
    </w:rPr>
  </w:style>
  <w:style w:type="character" w:styleId="CommentReference">
    <w:name w:val="annotation reference"/>
    <w:basedOn w:val="DefaultParagraphFont"/>
    <w:uiPriority w:val="99"/>
    <w:semiHidden/>
    <w:unhideWhenUsed/>
    <w:rsid w:val="00276D8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276D89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rsid w:val="00276D8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6D8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6D89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43A1C"/>
    <w:rPr>
      <w:rFonts w:ascii="Candara" w:eastAsiaTheme="majorEastAsia" w:hAnsi="Candara" w:cstheme="majorBidi"/>
      <w:color w:val="1F3763" w:themeColor="accent1" w:themeShade="7F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D85A5F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D85A5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85A5F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D85A5F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D85A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0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A5161"/>
    <w:rPr>
      <w:color w:val="954F72" w:themeColor="followedHyperlink"/>
      <w:u w:val="single"/>
    </w:rPr>
  </w:style>
  <w:style w:type="character" w:customStyle="1" w:styleId="cf01">
    <w:name w:val="cf01"/>
    <w:basedOn w:val="DefaultParagraphFont"/>
    <w:rsid w:val="00D8529A"/>
    <w:rPr>
      <w:rFonts w:ascii="Segoe UI" w:hAnsi="Segoe UI" w:cs="Segoe UI" w:hint="defaul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napari.org/stable/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nature.com/articles/d41586-023-00178-y" TargetMode="External"/><Relationship Id="rId18" Type="http://schemas.openxmlformats.org/officeDocument/2006/relationships/hyperlink" Target="https://www.ncbi.nlm.nih.gov/pmc/articles/PMC6096567/" TargetMode="External"/><Relationship Id="rId26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hyperlink" Target="https://myscope.training/SEM_Scan_rate_and_signal_to_noise" TargetMode="External"/><Relationship Id="rId34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microsoft.com/office/2018/08/relationships/commentsExtensible" Target="commentsExtensible.xml"/><Relationship Id="rId17" Type="http://schemas.openxmlformats.org/officeDocument/2006/relationships/hyperlink" Target="https://doi.org/10.1016/j.str.2020.10.003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9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doi.org/10.1016/j.jsb.2016.09.016" TargetMode="External"/><Relationship Id="rId20" Type="http://schemas.openxmlformats.org/officeDocument/2006/relationships/hyperlink" Target="https://www.nanoscience.com/blogs/how-to-combat-electric-charge-buildup-in-scanning-electron-microscopy/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microsoft.com/office/2016/09/relationships/commentsIds" Target="commentsIds.xml"/><Relationship Id="rId24" Type="http://schemas.openxmlformats.org/officeDocument/2006/relationships/image" Target="media/image2.png"/><Relationship Id="rId32" Type="http://schemas.openxmlformats.org/officeDocument/2006/relationships/image" Target="media/image8.png"/><Relationship Id="rId37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hyperlink" Target="https://www.thermofisher.com/de/de/home/materials-science/learning-center/applications/sem-electrons.html" TargetMode="External"/><Relationship Id="rId23" Type="http://schemas.openxmlformats.org/officeDocument/2006/relationships/image" Target="media/image1.png"/><Relationship Id="rId28" Type="http://schemas.openxmlformats.org/officeDocument/2006/relationships/image" Target="media/image6.png"/><Relationship Id="rId36" Type="http://schemas.openxmlformats.org/officeDocument/2006/relationships/fontTable" Target="fontTable.xml"/><Relationship Id="rId10" Type="http://schemas.microsoft.com/office/2011/relationships/commentsExtended" Target="commentsExtended.xml"/><Relationship Id="rId19" Type="http://schemas.openxmlformats.org/officeDocument/2006/relationships/hyperlink" Target="https://doi.org/10.2138/am-2001-8-917" TargetMode="External"/><Relationship Id="rId31" Type="http://schemas.openxmlformats.org/officeDocument/2006/relationships/hyperlink" Target="https://napari.org/stable/guides/layers.html" TargetMode="External"/><Relationship Id="rId4" Type="http://schemas.openxmlformats.org/officeDocument/2006/relationships/customXml" Target="../customXml/item4.xml"/><Relationship Id="rId9" Type="http://schemas.openxmlformats.org/officeDocument/2006/relationships/comments" Target="comments.xml"/><Relationship Id="rId14" Type="http://schemas.openxmlformats.org/officeDocument/2006/relationships/hyperlink" Target="https://analyticalscience.wiley.com/content/article-do/volume-electron-microscopy-rise%C2%A0" TargetMode="External"/><Relationship Id="rId22" Type="http://schemas.openxmlformats.org/officeDocument/2006/relationships/hyperlink" Target="https://docs.anaconda.com/free/miniconda/miniconda-install/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s://napari.org/stable/tutorials/fundamentals/viewer.html" TargetMode="External"/><Relationship Id="rId35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d037556-7c9c-484f-8440-db0d36ab465f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CBDA654DB66D4E865C9EACFFDABEE1" ma:contentTypeVersion="13" ma:contentTypeDescription="Een nieuw document maken." ma:contentTypeScope="" ma:versionID="66f64ca72b1437460bcae8501efd5e16">
  <xsd:schema xmlns:xsd="http://www.w3.org/2001/XMLSchema" xmlns:xs="http://www.w3.org/2001/XMLSchema" xmlns:p="http://schemas.microsoft.com/office/2006/metadata/properties" xmlns:ns3="fd037556-7c9c-484f-8440-db0d36ab465f" xmlns:ns4="e997cea9-e51c-4110-92ac-e4dd659bb200" targetNamespace="http://schemas.microsoft.com/office/2006/metadata/properties" ma:root="true" ma:fieldsID="47b8c93488abf2c297ad277ca0d44219" ns3:_="" ns4:_="">
    <xsd:import namespace="fd037556-7c9c-484f-8440-db0d36ab465f"/>
    <xsd:import namespace="e997cea9-e51c-4110-92ac-e4dd659bb20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37556-7c9c-484f-8440-db0d36ab465f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97cea9-e51c-4110-92ac-e4dd659bb200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24E9D1A-D713-412A-8174-E85D4B12838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627A50A-C9E6-45EA-9862-F19611BC963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B859140-A77E-45BD-A859-621D9555FD93}">
  <ds:schemaRefs>
    <ds:schemaRef ds:uri="fd037556-7c9c-484f-8440-db0d36ab465f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http://schemas.microsoft.com/office/2006/metadata/properties"/>
    <ds:schemaRef ds:uri="e997cea9-e51c-4110-92ac-e4dd659bb200"/>
    <ds:schemaRef ds:uri="http://purl.org/dc/elements/1.1/"/>
    <ds:schemaRef ds:uri="http://www.w3.org/XML/1998/namespace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1AFC763A-004F-4D9C-B965-A8E42C26396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d037556-7c9c-484f-8440-db0d36ab465f"/>
    <ds:schemaRef ds:uri="e997cea9-e51c-4110-92ac-e4dd659bb2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3594</Words>
  <Characters>20490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To, Shaina Vivienne</dc:creator>
  <cp:keywords/>
  <dc:description/>
  <cp:lastModifiedBy>To, Shaina Vivienne</cp:lastModifiedBy>
  <cp:revision>2</cp:revision>
  <dcterms:created xsi:type="dcterms:W3CDTF">2024-07-11T09:18:00Z</dcterms:created>
  <dcterms:modified xsi:type="dcterms:W3CDTF">2024-07-11T09:18:00Z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0x01010023CBDA654DB66D4E865C9EACFFDABEE1</vt:lpwstr>
  </property>
</Properties>
</file>